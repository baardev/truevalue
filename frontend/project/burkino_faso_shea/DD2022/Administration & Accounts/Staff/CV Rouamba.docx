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6D3AC" w14:textId="77777777" w:rsidR="00BE1DEC" w:rsidRPr="00925322" w:rsidRDefault="00BE1DEC" w:rsidP="00BE1DEC"/>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CellMar>
          <w:left w:w="70" w:type="dxa"/>
          <w:right w:w="70" w:type="dxa"/>
        </w:tblCellMar>
        <w:tblLook w:val="0000" w:firstRow="0" w:lastRow="0" w:firstColumn="0" w:lastColumn="0" w:noHBand="0" w:noVBand="0"/>
      </w:tblPr>
      <w:tblGrid>
        <w:gridCol w:w="9360"/>
      </w:tblGrid>
      <w:tr w:rsidR="00BE1DEC" w:rsidRPr="002B1A7E" w14:paraId="2F5B210B" w14:textId="77777777" w:rsidTr="008842E0">
        <w:trPr>
          <w:trHeight w:val="360"/>
        </w:trPr>
        <w:tc>
          <w:tcPr>
            <w:tcW w:w="9360" w:type="dxa"/>
            <w:shd w:val="clear" w:color="auto" w:fill="EDEDED" w:themeFill="accent3" w:themeFillTint="33"/>
          </w:tcPr>
          <w:p w14:paraId="52A36A2A" w14:textId="77777777" w:rsidR="00BE1DEC" w:rsidRPr="00925322" w:rsidRDefault="00BE1DEC" w:rsidP="008842E0">
            <w:pPr>
              <w:pStyle w:val="Heading1"/>
              <w:spacing w:line="360" w:lineRule="auto"/>
            </w:pPr>
          </w:p>
          <w:p w14:paraId="622CB0B0" w14:textId="77777777" w:rsidR="00BE1DEC" w:rsidRPr="007369CB" w:rsidRDefault="00BE1DEC" w:rsidP="008842E0">
            <w:pPr>
              <w:pStyle w:val="Heading1"/>
              <w:rPr>
                <w:rFonts w:ascii="Copperplate Gothic Bold" w:hAnsi="Copperplate Gothic Bold"/>
                <w:sz w:val="40"/>
                <w:szCs w:val="40"/>
                <w:lang w:val="es-ES"/>
              </w:rPr>
            </w:pPr>
            <w:r w:rsidRPr="007369CB">
              <w:rPr>
                <w:rFonts w:ascii="Copperplate Gothic Bold" w:hAnsi="Copperplate Gothic Bold"/>
                <w:sz w:val="40"/>
                <w:szCs w:val="40"/>
                <w:lang w:val="es-ES"/>
              </w:rPr>
              <w:t>C U RR I C U L U M    VITAE</w:t>
            </w:r>
          </w:p>
          <w:p w14:paraId="67832B33" w14:textId="77777777" w:rsidR="00BE1DEC" w:rsidRPr="007369CB" w:rsidRDefault="00BE1DEC" w:rsidP="008842E0">
            <w:pPr>
              <w:rPr>
                <w:rFonts w:ascii="Copperplate Gothic Bold" w:hAnsi="Copperplate Gothic Bold"/>
                <w:sz w:val="40"/>
                <w:szCs w:val="40"/>
                <w:lang w:val="es-ES"/>
              </w:rPr>
            </w:pPr>
          </w:p>
          <w:p w14:paraId="2E1D2682" w14:textId="77777777" w:rsidR="00BE1DEC" w:rsidRPr="00925322" w:rsidRDefault="00BE1DEC" w:rsidP="008842E0">
            <w:pPr>
              <w:jc w:val="center"/>
              <w:rPr>
                <w:lang w:val="es-ES"/>
              </w:rPr>
            </w:pPr>
          </w:p>
        </w:tc>
      </w:tr>
    </w:tbl>
    <w:p w14:paraId="560F7857" w14:textId="77777777" w:rsidR="00BE1DEC" w:rsidRPr="00925322" w:rsidRDefault="00BE1DEC" w:rsidP="00BE1DEC">
      <w:pPr>
        <w:rPr>
          <w:lang w:val="es-ES"/>
        </w:rPr>
      </w:pPr>
    </w:p>
    <w:p w14:paraId="2A88772D" w14:textId="77777777" w:rsidR="00BE1DEC" w:rsidRDefault="00BE1DEC" w:rsidP="00BE1DEC">
      <w:pPr>
        <w:rPr>
          <w:lang w:val="es-ES"/>
        </w:rPr>
      </w:pPr>
    </w:p>
    <w:p w14:paraId="5050BD75" w14:textId="77777777" w:rsidR="00BE1DEC" w:rsidRDefault="00BE1DEC" w:rsidP="00BE1DEC">
      <w:pPr>
        <w:rPr>
          <w:lang w:val="es-ES"/>
        </w:rPr>
      </w:pPr>
    </w:p>
    <w:p w14:paraId="44810F9D" w14:textId="77777777" w:rsidR="00BE1DEC" w:rsidRDefault="00BE1DEC" w:rsidP="00BE1DEC">
      <w:pPr>
        <w:rPr>
          <w:lang w:val="es-ES"/>
        </w:rPr>
      </w:pPr>
    </w:p>
    <w:p w14:paraId="2640D945" w14:textId="77777777" w:rsidR="00BE1DEC" w:rsidRDefault="00BE1DEC" w:rsidP="00BE1DEC">
      <w:pPr>
        <w:rPr>
          <w:lang w:val="es-ES"/>
        </w:rPr>
      </w:pPr>
    </w:p>
    <w:p w14:paraId="20DC00BD" w14:textId="77777777" w:rsidR="00BE1DEC" w:rsidRDefault="00BE1DEC" w:rsidP="00BE1DEC">
      <w:pPr>
        <w:rPr>
          <w:lang w:val="es-ES"/>
        </w:rPr>
      </w:pPr>
    </w:p>
    <w:p w14:paraId="33150FE1" w14:textId="77777777" w:rsidR="00BE1DEC" w:rsidRDefault="00BE1DEC" w:rsidP="00BE1DEC">
      <w:pPr>
        <w:rPr>
          <w:lang w:val="es-ES"/>
        </w:rPr>
      </w:pPr>
    </w:p>
    <w:p w14:paraId="4A0EED93" w14:textId="77777777" w:rsidR="00BE1DEC" w:rsidRDefault="00BE1DEC" w:rsidP="00BE1DEC">
      <w:pPr>
        <w:rPr>
          <w:lang w:val="es-ES"/>
        </w:rPr>
      </w:pPr>
    </w:p>
    <w:p w14:paraId="39BCFB24" w14:textId="77777777" w:rsidR="00BE1DEC" w:rsidRPr="00925322" w:rsidRDefault="00BE1DEC" w:rsidP="00BE1DEC">
      <w:pPr>
        <w:rPr>
          <w:lang w:val="es-ES"/>
        </w:rPr>
      </w:pPr>
    </w:p>
    <w:p w14:paraId="21FB6CA5" w14:textId="77777777" w:rsidR="00BE1DEC" w:rsidRPr="00925322" w:rsidRDefault="00BE1DEC" w:rsidP="00BE1DEC">
      <w:pPr>
        <w:rPr>
          <w:lang w:val="es-ES"/>
        </w:rPr>
      </w:pPr>
    </w:p>
    <w:p w14:paraId="4583C43E" w14:textId="77777777" w:rsidR="00BE1DEC" w:rsidRPr="00925322" w:rsidRDefault="00BE1DEC" w:rsidP="00BE1DEC">
      <w:pPr>
        <w:jc w:val="center"/>
        <w:rPr>
          <w:lang w:val="es-ES"/>
        </w:rPr>
      </w:pPr>
      <w:r w:rsidRPr="00925322">
        <w:rPr>
          <w:b/>
          <w:bCs/>
          <w:noProof/>
        </w:rPr>
        <w:drawing>
          <wp:inline distT="0" distB="0" distL="0" distR="0" wp14:anchorId="4B0ED243" wp14:editId="12A52651">
            <wp:extent cx="2562876" cy="1874103"/>
            <wp:effectExtent l="228600" t="228600" r="218440" b="202565"/>
            <wp:docPr id="1" name="Image 1" descr="C:\Users\DGA\Pictures\2010-04-24 PR (Photo)\PR (Photo) 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GA\Pictures\2010-04-24 PR (Photo)\PR (Photo) 006.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66887" cy="1877036"/>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6B0C513E" w14:textId="77777777" w:rsidR="00BE1DEC" w:rsidRPr="00925322" w:rsidRDefault="00BE1DEC" w:rsidP="00BE1DEC">
      <w:pPr>
        <w:jc w:val="center"/>
        <w:rPr>
          <w:lang w:val="es-ES"/>
        </w:rPr>
      </w:pPr>
    </w:p>
    <w:p w14:paraId="5295A5BE" w14:textId="77777777" w:rsidR="00BE1DEC" w:rsidRPr="00925322" w:rsidRDefault="00BE1DEC" w:rsidP="00BE1DEC">
      <w:pPr>
        <w:jc w:val="center"/>
        <w:rPr>
          <w:lang w:val="es-ES"/>
        </w:rPr>
      </w:pPr>
    </w:p>
    <w:p w14:paraId="52044B5B" w14:textId="77777777" w:rsidR="00BE1DEC" w:rsidRPr="00925322" w:rsidRDefault="00BE1DEC" w:rsidP="00BE1DEC">
      <w:pPr>
        <w:jc w:val="center"/>
        <w:rPr>
          <w:lang w:val="es-ES"/>
        </w:rPr>
      </w:pPr>
    </w:p>
    <w:p w14:paraId="09CBBA07" w14:textId="77777777" w:rsidR="00BE1DEC" w:rsidRPr="00925322" w:rsidRDefault="00BE1DEC" w:rsidP="00BE1DEC">
      <w:pPr>
        <w:shd w:val="clear" w:color="auto" w:fill="FFFFFF" w:themeFill="background1"/>
        <w:jc w:val="center"/>
        <w:rPr>
          <w:b/>
          <w:sz w:val="28"/>
          <w:szCs w:val="28"/>
        </w:rPr>
      </w:pPr>
      <w:r w:rsidRPr="00925322">
        <w:rPr>
          <w:b/>
          <w:sz w:val="28"/>
          <w:szCs w:val="28"/>
        </w:rPr>
        <w:t>Pascal ROUAMBA</w:t>
      </w:r>
    </w:p>
    <w:p w14:paraId="67AC5B75" w14:textId="77777777" w:rsidR="00BE1DEC" w:rsidRPr="00925322" w:rsidRDefault="00BE1DEC" w:rsidP="00BE1DEC">
      <w:pPr>
        <w:shd w:val="clear" w:color="auto" w:fill="FFFFFF" w:themeFill="background1"/>
        <w:jc w:val="center"/>
      </w:pPr>
    </w:p>
    <w:p w14:paraId="5A3D8B31" w14:textId="77777777" w:rsidR="00BE1DEC" w:rsidRPr="00925322" w:rsidRDefault="00BE1DEC" w:rsidP="00BE1DEC">
      <w:pPr>
        <w:shd w:val="clear" w:color="auto" w:fill="FFFFFF" w:themeFill="background1"/>
        <w:jc w:val="center"/>
      </w:pPr>
      <w:r w:rsidRPr="00925322">
        <w:t xml:space="preserve">Inspecteur </w:t>
      </w:r>
      <w:r>
        <w:t xml:space="preserve">Principal </w:t>
      </w:r>
      <w:r w:rsidRPr="00925322">
        <w:t>des Eaux et Forêts</w:t>
      </w:r>
    </w:p>
    <w:p w14:paraId="0611C207" w14:textId="77777777" w:rsidR="00BE1DEC" w:rsidRPr="00925322" w:rsidRDefault="00BE1DEC" w:rsidP="00BE1DEC">
      <w:pPr>
        <w:shd w:val="clear" w:color="auto" w:fill="FFFFFF" w:themeFill="background1"/>
        <w:jc w:val="center"/>
      </w:pPr>
      <w:r w:rsidRPr="00925322">
        <w:t>Master II en Gestion des Aires Protégées</w:t>
      </w:r>
    </w:p>
    <w:p w14:paraId="724D373E" w14:textId="77777777" w:rsidR="00BE1DEC" w:rsidRPr="00925322" w:rsidRDefault="00BE1DEC" w:rsidP="00BE1DEC">
      <w:pPr>
        <w:shd w:val="clear" w:color="auto" w:fill="FFFFFF" w:themeFill="background1"/>
        <w:jc w:val="center"/>
      </w:pPr>
      <w:r w:rsidRPr="00925322">
        <w:t>Spécialistes en Aménagement de la Faune Sauvage</w:t>
      </w:r>
    </w:p>
    <w:p w14:paraId="174D4847" w14:textId="77777777" w:rsidR="00BE1DEC" w:rsidRDefault="00BE1DEC" w:rsidP="00BE1DEC">
      <w:pPr>
        <w:shd w:val="clear" w:color="auto" w:fill="FFFFFF" w:themeFill="background1"/>
        <w:jc w:val="center"/>
      </w:pPr>
    </w:p>
    <w:p w14:paraId="0ADA7DEC" w14:textId="77777777" w:rsidR="00BE1DEC" w:rsidRDefault="00BE1DEC" w:rsidP="00BE1DEC">
      <w:pPr>
        <w:shd w:val="clear" w:color="auto" w:fill="FFFFFF" w:themeFill="background1"/>
        <w:jc w:val="center"/>
      </w:pPr>
    </w:p>
    <w:p w14:paraId="7B1D8E10" w14:textId="77777777" w:rsidR="00BE1DEC" w:rsidRDefault="00BE1DEC" w:rsidP="00BE1DEC">
      <w:pPr>
        <w:shd w:val="clear" w:color="auto" w:fill="FFFFFF" w:themeFill="background1"/>
        <w:jc w:val="center"/>
      </w:pPr>
    </w:p>
    <w:p w14:paraId="37DFF905" w14:textId="77777777" w:rsidR="00BE1DEC" w:rsidRDefault="00BE1DEC" w:rsidP="00BE1DEC">
      <w:pPr>
        <w:shd w:val="clear" w:color="auto" w:fill="FFFFFF" w:themeFill="background1"/>
        <w:jc w:val="center"/>
      </w:pPr>
    </w:p>
    <w:p w14:paraId="2660FC60" w14:textId="77777777" w:rsidR="00BE1DEC" w:rsidRDefault="00BE1DEC" w:rsidP="00BE1DEC">
      <w:pPr>
        <w:shd w:val="clear" w:color="auto" w:fill="FFFFFF" w:themeFill="background1"/>
        <w:jc w:val="center"/>
      </w:pPr>
    </w:p>
    <w:p w14:paraId="71BEB442" w14:textId="77777777" w:rsidR="00BE1DEC" w:rsidRDefault="00BE1DEC" w:rsidP="00BE1DEC">
      <w:pPr>
        <w:shd w:val="clear" w:color="auto" w:fill="FFFFFF" w:themeFill="background1"/>
        <w:jc w:val="center"/>
      </w:pPr>
    </w:p>
    <w:p w14:paraId="3C162975" w14:textId="77777777" w:rsidR="00BE1DEC" w:rsidRDefault="00BE1DEC" w:rsidP="00BE1DEC">
      <w:pPr>
        <w:shd w:val="clear" w:color="auto" w:fill="FFFFFF" w:themeFill="background1"/>
        <w:jc w:val="center"/>
      </w:pPr>
    </w:p>
    <w:p w14:paraId="3941537B" w14:textId="77777777" w:rsidR="00BE1DEC" w:rsidRDefault="00BE1DEC" w:rsidP="00BE1DEC">
      <w:pPr>
        <w:shd w:val="clear" w:color="auto" w:fill="FFFFFF" w:themeFill="background1"/>
        <w:jc w:val="center"/>
      </w:pPr>
    </w:p>
    <w:p w14:paraId="1A2C77B1" w14:textId="77777777" w:rsidR="00BE1DEC" w:rsidRPr="00925322" w:rsidRDefault="00BE1DEC" w:rsidP="00BE1DEC">
      <w:pPr>
        <w:shd w:val="clear" w:color="auto" w:fill="FFFFFF" w:themeFill="background1"/>
        <w:jc w:val="center"/>
      </w:pPr>
    </w:p>
    <w:p w14:paraId="36F88B42" w14:textId="77777777" w:rsidR="00BE1DEC" w:rsidRPr="008C0044" w:rsidRDefault="00BE1DEC" w:rsidP="00BE1DEC">
      <w:pPr>
        <w:shd w:val="clear" w:color="auto" w:fill="FFFFFF" w:themeFill="background1"/>
        <w:jc w:val="center"/>
        <w:rPr>
          <w:b/>
          <w:i/>
          <w:sz w:val="20"/>
          <w:szCs w:val="20"/>
        </w:rPr>
      </w:pPr>
      <w:proofErr w:type="gramStart"/>
      <w:r w:rsidRPr="008C0044">
        <w:rPr>
          <w:b/>
          <w:i/>
          <w:sz w:val="20"/>
          <w:szCs w:val="20"/>
        </w:rPr>
        <w:t>Skype:</w:t>
      </w:r>
      <w:proofErr w:type="gramEnd"/>
      <w:r w:rsidRPr="008C0044">
        <w:rPr>
          <w:b/>
          <w:i/>
          <w:sz w:val="20"/>
          <w:szCs w:val="20"/>
        </w:rPr>
        <w:t xml:space="preserve"> pascal.rouamba2</w:t>
      </w:r>
    </w:p>
    <w:p w14:paraId="7803212A" w14:textId="77777777" w:rsidR="00BE1DEC" w:rsidRDefault="00BE1DEC" w:rsidP="00BE1DEC">
      <w:pPr>
        <w:shd w:val="clear" w:color="auto" w:fill="FFFFFF" w:themeFill="background1"/>
        <w:tabs>
          <w:tab w:val="center" w:pos="4535"/>
          <w:tab w:val="left" w:pos="8310"/>
        </w:tabs>
        <w:rPr>
          <w:b/>
          <w:i/>
          <w:sz w:val="20"/>
          <w:szCs w:val="20"/>
        </w:rPr>
      </w:pPr>
      <w:bookmarkStart w:id="0" w:name="OLE_LINK6"/>
      <w:bookmarkStart w:id="1" w:name="OLE_LINK5"/>
      <w:r>
        <w:rPr>
          <w:b/>
          <w:i/>
          <w:sz w:val="20"/>
          <w:szCs w:val="20"/>
        </w:rPr>
        <w:tab/>
      </w:r>
      <w:proofErr w:type="gramStart"/>
      <w:r w:rsidRPr="008C0044">
        <w:rPr>
          <w:b/>
          <w:i/>
          <w:sz w:val="20"/>
          <w:szCs w:val="20"/>
        </w:rPr>
        <w:t>E-mail:</w:t>
      </w:r>
      <w:proofErr w:type="gramEnd"/>
      <w:r w:rsidRPr="008C0044">
        <w:rPr>
          <w:b/>
          <w:i/>
          <w:sz w:val="20"/>
          <w:szCs w:val="20"/>
        </w:rPr>
        <w:t xml:space="preserve"> rouambapascal84@yahoo.fr/prouamba@awf.org/prouamba1@gmail.com</w:t>
      </w:r>
      <w:bookmarkEnd w:id="0"/>
      <w:bookmarkEnd w:id="1"/>
      <w:r>
        <w:rPr>
          <w:b/>
          <w:i/>
          <w:sz w:val="20"/>
          <w:szCs w:val="20"/>
        </w:rPr>
        <w:tab/>
      </w:r>
    </w:p>
    <w:p w14:paraId="2B1C3F52" w14:textId="77777777" w:rsidR="00BE1DEC" w:rsidRPr="008C0044" w:rsidRDefault="00BE1DEC" w:rsidP="00BE1DEC">
      <w:pPr>
        <w:shd w:val="clear" w:color="auto" w:fill="FFFFFF" w:themeFill="background1"/>
        <w:tabs>
          <w:tab w:val="center" w:pos="4535"/>
          <w:tab w:val="left" w:pos="8310"/>
        </w:tabs>
        <w:rPr>
          <w:b/>
          <w:i/>
          <w:sz w:val="20"/>
          <w:szCs w:val="20"/>
        </w:rPr>
      </w:pPr>
    </w:p>
    <w:p w14:paraId="75B5F864" w14:textId="77777777" w:rsidR="00BE1DEC" w:rsidRPr="00925322" w:rsidRDefault="00BE1DEC" w:rsidP="00BE1DEC">
      <w:pPr>
        <w:pStyle w:val="Titresection"/>
        <w:numPr>
          <w:ilvl w:val="0"/>
          <w:numId w:val="5"/>
        </w:numPr>
        <w:rPr>
          <w:rFonts w:ascii="Times New Roman" w:hAnsi="Times New Roman"/>
        </w:rPr>
      </w:pPr>
      <w:r w:rsidRPr="00925322">
        <w:rPr>
          <w:rFonts w:ascii="Times New Roman" w:hAnsi="Times New Roman"/>
          <w:sz w:val="28"/>
          <w:u w:val="single"/>
        </w:rPr>
        <w:t>ETAT CIVIL</w:t>
      </w:r>
      <w:r w:rsidRPr="00925322">
        <w:rPr>
          <w:rFonts w:ascii="Times New Roman" w:hAnsi="Times New Roman"/>
          <w:sz w:val="24"/>
          <w:u w:val="single"/>
        </w:rPr>
        <w:t>/SITUATION ADMINISTRATIVE </w:t>
      </w:r>
    </w:p>
    <w:p w14:paraId="6106F8BB" w14:textId="77777777" w:rsidR="00BE1DEC" w:rsidRPr="00925322" w:rsidRDefault="00BE1DEC" w:rsidP="00BE1DEC">
      <w:pPr>
        <w:rPr>
          <w:lang w:val="es-ES"/>
        </w:rPr>
      </w:pPr>
    </w:p>
    <w:p w14:paraId="6381070E" w14:textId="77777777" w:rsidR="00BE1DEC" w:rsidRPr="00925322" w:rsidRDefault="00BE1DEC" w:rsidP="00BE1DEC">
      <w:pPr>
        <w:rPr>
          <w:lang w:val="es-ES"/>
        </w:rPr>
      </w:pPr>
    </w:p>
    <w:tbl>
      <w:tblPr>
        <w:tblW w:w="10080" w:type="dxa"/>
        <w:tblInd w:w="-2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10080"/>
      </w:tblGrid>
      <w:tr w:rsidR="00BE1DEC" w:rsidRPr="00925322" w14:paraId="5BBA7500" w14:textId="77777777" w:rsidTr="008842E0">
        <w:trPr>
          <w:trHeight w:val="180"/>
        </w:trPr>
        <w:tc>
          <w:tcPr>
            <w:tcW w:w="10080" w:type="dxa"/>
          </w:tcPr>
          <w:p w14:paraId="67F89E38" w14:textId="77777777" w:rsidR="00BE1DEC" w:rsidRPr="00925322" w:rsidRDefault="00BE1DEC" w:rsidP="008842E0">
            <w:pPr>
              <w:pStyle w:val="Heading2"/>
            </w:pPr>
          </w:p>
          <w:p w14:paraId="47DAA708" w14:textId="77777777" w:rsidR="00BE1DEC" w:rsidRPr="00925322" w:rsidRDefault="00BE1DEC" w:rsidP="008842E0">
            <w:pPr>
              <w:pStyle w:val="Heading2"/>
            </w:pPr>
          </w:p>
          <w:p w14:paraId="2A46ABD5" w14:textId="77777777" w:rsidR="00BE1DEC" w:rsidRPr="00925322" w:rsidRDefault="00BE1DEC" w:rsidP="008842E0">
            <w:pPr>
              <w:pStyle w:val="Heading2"/>
              <w:rPr>
                <w:b/>
                <w:bCs/>
              </w:rPr>
            </w:pPr>
            <w:r w:rsidRPr="00925322">
              <w:t xml:space="preserve">Nom                                           </w:t>
            </w:r>
            <w:proofErr w:type="gramStart"/>
            <w:r w:rsidRPr="00925322">
              <w:t xml:space="preserve">   :</w:t>
            </w:r>
            <w:proofErr w:type="gramEnd"/>
            <w:r w:rsidRPr="00925322">
              <w:t xml:space="preserve">         ROUAMBA                  </w:t>
            </w:r>
          </w:p>
          <w:p w14:paraId="743AE09E" w14:textId="77777777" w:rsidR="00BE1DEC" w:rsidRPr="00925322" w:rsidRDefault="00BE1DEC" w:rsidP="008842E0">
            <w:pPr>
              <w:tabs>
                <w:tab w:val="left" w:pos="3270"/>
                <w:tab w:val="left" w:pos="4005"/>
              </w:tabs>
              <w:rPr>
                <w:b/>
                <w:bCs/>
              </w:rPr>
            </w:pPr>
          </w:p>
          <w:p w14:paraId="11C8103A" w14:textId="77777777" w:rsidR="00BE1DEC" w:rsidRPr="00925322" w:rsidRDefault="00BE1DEC" w:rsidP="008842E0">
            <w:pPr>
              <w:tabs>
                <w:tab w:val="left" w:pos="3270"/>
                <w:tab w:val="left" w:pos="4005"/>
              </w:tabs>
              <w:rPr>
                <w:b/>
                <w:bCs/>
              </w:rPr>
            </w:pPr>
            <w:r w:rsidRPr="00925322">
              <w:rPr>
                <w:b/>
                <w:bCs/>
              </w:rPr>
              <w:t xml:space="preserve">Prénom </w:t>
            </w:r>
            <w:r w:rsidRPr="00925322">
              <w:rPr>
                <w:b/>
                <w:bCs/>
              </w:rPr>
              <w:tab/>
              <w:t xml:space="preserve">:         </w:t>
            </w:r>
            <w:r w:rsidRPr="00925322">
              <w:t xml:space="preserve">Pascal </w:t>
            </w:r>
          </w:p>
          <w:p w14:paraId="43233A3E" w14:textId="77777777" w:rsidR="00BE1DEC" w:rsidRPr="00925322" w:rsidRDefault="00BE1DEC" w:rsidP="008842E0">
            <w:pPr>
              <w:tabs>
                <w:tab w:val="left" w:pos="3270"/>
                <w:tab w:val="left" w:pos="4005"/>
              </w:tabs>
              <w:rPr>
                <w:b/>
                <w:bCs/>
              </w:rPr>
            </w:pPr>
          </w:p>
          <w:p w14:paraId="397E26B4" w14:textId="77777777" w:rsidR="00BE1DEC" w:rsidRPr="00925322" w:rsidRDefault="00BE1DEC" w:rsidP="008842E0">
            <w:pPr>
              <w:tabs>
                <w:tab w:val="left" w:pos="3270"/>
                <w:tab w:val="left" w:pos="4005"/>
              </w:tabs>
              <w:rPr>
                <w:b/>
                <w:bCs/>
              </w:rPr>
            </w:pPr>
            <w:r w:rsidRPr="00925322">
              <w:rPr>
                <w:b/>
                <w:bCs/>
              </w:rPr>
              <w:t xml:space="preserve">Date de naissance </w:t>
            </w:r>
            <w:r w:rsidRPr="00925322">
              <w:rPr>
                <w:b/>
                <w:bCs/>
              </w:rPr>
              <w:tab/>
              <w:t xml:space="preserve">:         </w:t>
            </w:r>
            <w:r w:rsidRPr="00925322">
              <w:t xml:space="preserve">Vendredi 15 </w:t>
            </w:r>
            <w:proofErr w:type="gramStart"/>
            <w:r w:rsidRPr="00925322">
              <w:t>Avril</w:t>
            </w:r>
            <w:proofErr w:type="gramEnd"/>
            <w:r w:rsidRPr="00925322">
              <w:t xml:space="preserve"> 1960</w:t>
            </w:r>
          </w:p>
          <w:p w14:paraId="379F9A7D" w14:textId="77777777" w:rsidR="00BE1DEC" w:rsidRPr="00925322" w:rsidRDefault="00BE1DEC" w:rsidP="008842E0">
            <w:pPr>
              <w:tabs>
                <w:tab w:val="left" w:pos="3270"/>
                <w:tab w:val="left" w:pos="4005"/>
              </w:tabs>
              <w:rPr>
                <w:b/>
                <w:bCs/>
              </w:rPr>
            </w:pPr>
          </w:p>
          <w:p w14:paraId="00F671C0" w14:textId="77777777" w:rsidR="00BE1DEC" w:rsidRPr="00925322" w:rsidRDefault="00BE1DEC" w:rsidP="008842E0">
            <w:pPr>
              <w:tabs>
                <w:tab w:val="left" w:pos="3270"/>
                <w:tab w:val="left" w:pos="4005"/>
              </w:tabs>
            </w:pPr>
            <w:r w:rsidRPr="00925322">
              <w:rPr>
                <w:b/>
                <w:bCs/>
              </w:rPr>
              <w:t xml:space="preserve">Lieu de naissance </w:t>
            </w:r>
            <w:r w:rsidRPr="00925322">
              <w:rPr>
                <w:b/>
                <w:bCs/>
              </w:rPr>
              <w:tab/>
              <w:t>:</w:t>
            </w:r>
            <w:r w:rsidRPr="00925322">
              <w:rPr>
                <w:b/>
                <w:bCs/>
              </w:rPr>
              <w:tab/>
            </w:r>
            <w:r w:rsidRPr="00925322">
              <w:t>Ouagadougou (Burkina Faso)</w:t>
            </w:r>
          </w:p>
          <w:p w14:paraId="0976790B" w14:textId="77777777" w:rsidR="00BE1DEC" w:rsidRPr="00925322" w:rsidRDefault="00BE1DEC" w:rsidP="008842E0">
            <w:pPr>
              <w:tabs>
                <w:tab w:val="left" w:pos="3270"/>
                <w:tab w:val="left" w:pos="4005"/>
              </w:tabs>
              <w:rPr>
                <w:b/>
                <w:bCs/>
              </w:rPr>
            </w:pPr>
          </w:p>
          <w:p w14:paraId="210E4782" w14:textId="77777777" w:rsidR="00BE1DEC" w:rsidRPr="00925322" w:rsidRDefault="00BE1DEC" w:rsidP="008842E0">
            <w:pPr>
              <w:tabs>
                <w:tab w:val="left" w:pos="3270"/>
                <w:tab w:val="left" w:pos="4005"/>
              </w:tabs>
            </w:pPr>
            <w:r w:rsidRPr="00925322">
              <w:rPr>
                <w:b/>
                <w:bCs/>
              </w:rPr>
              <w:t xml:space="preserve">Situation matrimoniale </w:t>
            </w:r>
            <w:r w:rsidRPr="00925322">
              <w:rPr>
                <w:b/>
                <w:bCs/>
              </w:rPr>
              <w:tab/>
              <w:t>:</w:t>
            </w:r>
            <w:r w:rsidRPr="00925322">
              <w:rPr>
                <w:b/>
                <w:bCs/>
              </w:rPr>
              <w:tab/>
            </w:r>
            <w:r w:rsidRPr="00925322">
              <w:t xml:space="preserve">Marié </w:t>
            </w:r>
          </w:p>
          <w:p w14:paraId="3BDA0129" w14:textId="77777777" w:rsidR="00BE1DEC" w:rsidRPr="00925322" w:rsidRDefault="00BE1DEC" w:rsidP="008842E0">
            <w:pPr>
              <w:tabs>
                <w:tab w:val="left" w:pos="3270"/>
                <w:tab w:val="left" w:pos="4005"/>
              </w:tabs>
              <w:rPr>
                <w:b/>
                <w:bCs/>
              </w:rPr>
            </w:pPr>
          </w:p>
          <w:p w14:paraId="356B4332" w14:textId="77777777" w:rsidR="00BE1DEC" w:rsidRPr="00925322" w:rsidRDefault="00BE1DEC" w:rsidP="008842E0">
            <w:pPr>
              <w:tabs>
                <w:tab w:val="left" w:pos="3270"/>
                <w:tab w:val="left" w:pos="4005"/>
              </w:tabs>
              <w:rPr>
                <w:b/>
                <w:bCs/>
              </w:rPr>
            </w:pPr>
            <w:r w:rsidRPr="00925322">
              <w:rPr>
                <w:b/>
                <w:bCs/>
              </w:rPr>
              <w:t xml:space="preserve">Nom &amp; Prénom épouse </w:t>
            </w:r>
            <w:r w:rsidRPr="00925322">
              <w:rPr>
                <w:b/>
                <w:bCs/>
              </w:rPr>
              <w:tab/>
              <w:t>:</w:t>
            </w:r>
            <w:r w:rsidRPr="00925322">
              <w:rPr>
                <w:b/>
                <w:bCs/>
              </w:rPr>
              <w:tab/>
            </w:r>
            <w:r w:rsidRPr="00925322">
              <w:t>ROUAMBA / BADO Chantal</w:t>
            </w:r>
            <w:r w:rsidRPr="00925322">
              <w:rPr>
                <w:b/>
                <w:bCs/>
              </w:rPr>
              <w:t xml:space="preserve"> </w:t>
            </w:r>
          </w:p>
          <w:p w14:paraId="6EFDA748" w14:textId="77777777" w:rsidR="00BE1DEC" w:rsidRPr="00925322" w:rsidRDefault="00BE1DEC" w:rsidP="008842E0">
            <w:pPr>
              <w:tabs>
                <w:tab w:val="left" w:pos="3270"/>
                <w:tab w:val="left" w:pos="4005"/>
              </w:tabs>
              <w:rPr>
                <w:b/>
                <w:bCs/>
              </w:rPr>
            </w:pPr>
          </w:p>
          <w:p w14:paraId="1407785C" w14:textId="77777777" w:rsidR="00BE1DEC" w:rsidRPr="00925322" w:rsidRDefault="00BE1DEC" w:rsidP="008842E0">
            <w:pPr>
              <w:tabs>
                <w:tab w:val="left" w:pos="3270"/>
                <w:tab w:val="left" w:pos="4005"/>
              </w:tabs>
            </w:pPr>
            <w:r w:rsidRPr="00925322">
              <w:rPr>
                <w:b/>
                <w:bCs/>
              </w:rPr>
              <w:t>Fonction épouse </w:t>
            </w:r>
            <w:r w:rsidRPr="00925322">
              <w:rPr>
                <w:b/>
                <w:bCs/>
              </w:rPr>
              <w:tab/>
              <w:t>:</w:t>
            </w:r>
            <w:r w:rsidRPr="00925322">
              <w:rPr>
                <w:b/>
                <w:bCs/>
              </w:rPr>
              <w:tab/>
            </w:r>
            <w:r w:rsidRPr="00925322">
              <w:t>Conseillère Pédagogique Itinérante (CPI)</w:t>
            </w:r>
          </w:p>
          <w:p w14:paraId="7DA116FE" w14:textId="77777777" w:rsidR="00BE1DEC" w:rsidRPr="00925322" w:rsidRDefault="00BE1DEC" w:rsidP="008842E0">
            <w:pPr>
              <w:tabs>
                <w:tab w:val="left" w:pos="3270"/>
                <w:tab w:val="left" w:pos="4005"/>
              </w:tabs>
              <w:rPr>
                <w:b/>
                <w:bCs/>
              </w:rPr>
            </w:pPr>
          </w:p>
          <w:p w14:paraId="27FC099B" w14:textId="77777777" w:rsidR="00BE1DEC" w:rsidRPr="00925322" w:rsidRDefault="00BE1DEC" w:rsidP="008842E0">
            <w:pPr>
              <w:tabs>
                <w:tab w:val="left" w:pos="3270"/>
                <w:tab w:val="left" w:pos="4005"/>
              </w:tabs>
            </w:pPr>
            <w:r w:rsidRPr="00925322">
              <w:rPr>
                <w:b/>
                <w:bCs/>
              </w:rPr>
              <w:t>Prénoms des</w:t>
            </w:r>
            <w:r>
              <w:rPr>
                <w:b/>
                <w:bCs/>
              </w:rPr>
              <w:t xml:space="preserve"> enfants </w:t>
            </w:r>
            <w:r>
              <w:rPr>
                <w:b/>
                <w:bCs/>
              </w:rPr>
              <w:tab/>
              <w:t xml:space="preserve">:          </w:t>
            </w:r>
            <w:r w:rsidRPr="00925322">
              <w:rPr>
                <w:b/>
                <w:bCs/>
              </w:rPr>
              <w:t xml:space="preserve"> -    </w:t>
            </w:r>
            <w:proofErr w:type="spellStart"/>
            <w:r w:rsidRPr="00925322">
              <w:t>Wend-</w:t>
            </w:r>
            <w:proofErr w:type="gramStart"/>
            <w:r w:rsidRPr="00925322">
              <w:t>Goundi</w:t>
            </w:r>
            <w:proofErr w:type="spellEnd"/>
            <w:r w:rsidRPr="00925322">
              <w:t xml:space="preserve">  Patrick</w:t>
            </w:r>
            <w:proofErr w:type="gramEnd"/>
            <w:r w:rsidRPr="00925322">
              <w:t xml:space="preserve"> </w:t>
            </w:r>
          </w:p>
          <w:p w14:paraId="0B09588D" w14:textId="77777777" w:rsidR="00BE1DEC" w:rsidRPr="00925322" w:rsidRDefault="00BE1DEC" w:rsidP="00BE1DEC">
            <w:pPr>
              <w:pStyle w:val="ListParagraph"/>
              <w:numPr>
                <w:ilvl w:val="0"/>
                <w:numId w:val="4"/>
              </w:numPr>
              <w:tabs>
                <w:tab w:val="left" w:pos="3270"/>
                <w:tab w:val="left" w:pos="4005"/>
              </w:tabs>
              <w:rPr>
                <w:lang w:val="de-DE"/>
              </w:rPr>
            </w:pPr>
            <w:r w:rsidRPr="00925322">
              <w:rPr>
                <w:lang w:val="de-DE"/>
              </w:rPr>
              <w:t>Wend-</w:t>
            </w:r>
            <w:proofErr w:type="spellStart"/>
            <w:r w:rsidRPr="00925322">
              <w:rPr>
                <w:lang w:val="de-DE"/>
              </w:rPr>
              <w:t>Kouni</w:t>
            </w:r>
            <w:proofErr w:type="spellEnd"/>
            <w:r w:rsidRPr="00925322">
              <w:rPr>
                <w:lang w:val="de-DE"/>
              </w:rPr>
              <w:t xml:space="preserve">    Reine Patricia </w:t>
            </w:r>
          </w:p>
          <w:p w14:paraId="0096D984" w14:textId="77777777" w:rsidR="00BE1DEC" w:rsidRPr="00925322" w:rsidRDefault="00BE1DEC" w:rsidP="00BE1DEC">
            <w:pPr>
              <w:numPr>
                <w:ilvl w:val="0"/>
                <w:numId w:val="4"/>
              </w:numPr>
              <w:tabs>
                <w:tab w:val="left" w:pos="3270"/>
                <w:tab w:val="left" w:pos="4005"/>
              </w:tabs>
              <w:rPr>
                <w:lang w:val="de-DE"/>
              </w:rPr>
            </w:pPr>
            <w:r w:rsidRPr="00925322">
              <w:rPr>
                <w:lang w:val="de-DE"/>
              </w:rPr>
              <w:t>Wend-</w:t>
            </w:r>
            <w:proofErr w:type="spellStart"/>
            <w:r w:rsidRPr="00925322">
              <w:rPr>
                <w:lang w:val="de-DE"/>
              </w:rPr>
              <w:t>Denda</w:t>
            </w:r>
            <w:proofErr w:type="spellEnd"/>
            <w:r w:rsidRPr="00925322">
              <w:rPr>
                <w:lang w:val="de-DE"/>
              </w:rPr>
              <w:t xml:space="preserve">   </w:t>
            </w:r>
            <w:proofErr w:type="spellStart"/>
            <w:r w:rsidRPr="00925322">
              <w:rPr>
                <w:lang w:val="de-DE"/>
              </w:rPr>
              <w:t>Paterne</w:t>
            </w:r>
            <w:proofErr w:type="spellEnd"/>
            <w:r w:rsidRPr="00925322">
              <w:rPr>
                <w:lang w:val="de-DE"/>
              </w:rPr>
              <w:t xml:space="preserve">  </w:t>
            </w:r>
          </w:p>
          <w:p w14:paraId="36234A96" w14:textId="77777777" w:rsidR="00BE1DEC" w:rsidRPr="00925322" w:rsidRDefault="00BE1DEC" w:rsidP="008842E0">
            <w:pPr>
              <w:pStyle w:val="Heading2"/>
              <w:tabs>
                <w:tab w:val="left" w:pos="3270"/>
                <w:tab w:val="left" w:pos="4005"/>
              </w:tabs>
              <w:rPr>
                <w:lang w:val="de-DE"/>
              </w:rPr>
            </w:pPr>
          </w:p>
          <w:p w14:paraId="02F127BA" w14:textId="77777777" w:rsidR="00BE1DEC" w:rsidRPr="00925322" w:rsidRDefault="00BE1DEC" w:rsidP="008842E0">
            <w:pPr>
              <w:pStyle w:val="Heading2"/>
              <w:tabs>
                <w:tab w:val="left" w:pos="3270"/>
                <w:tab w:val="left" w:pos="4005"/>
              </w:tabs>
              <w:rPr>
                <w:lang w:val="de-DE"/>
              </w:rPr>
            </w:pPr>
          </w:p>
          <w:p w14:paraId="788DB13B" w14:textId="77777777" w:rsidR="00BE1DEC" w:rsidRPr="00925322" w:rsidRDefault="00BE1DEC" w:rsidP="008842E0">
            <w:pPr>
              <w:pStyle w:val="Heading2"/>
              <w:tabs>
                <w:tab w:val="left" w:pos="3270"/>
                <w:tab w:val="left" w:pos="4005"/>
              </w:tabs>
              <w:rPr>
                <w:b/>
                <w:bCs/>
              </w:rPr>
            </w:pPr>
            <w:r w:rsidRPr="00925322">
              <w:t xml:space="preserve">Adresse </w:t>
            </w:r>
            <w:proofErr w:type="gramStart"/>
            <w:r w:rsidRPr="00925322">
              <w:t xml:space="preserve">   (</w:t>
            </w:r>
            <w:proofErr w:type="gramEnd"/>
            <w:r w:rsidRPr="00925322">
              <w:t xml:space="preserve">BF)    </w:t>
            </w:r>
            <w:r>
              <w:t xml:space="preserve">                         </w:t>
            </w:r>
            <w:r w:rsidRPr="00925322">
              <w:t>:           TEL domicile 50 46 80 08</w:t>
            </w:r>
          </w:p>
          <w:p w14:paraId="6ED51A25" w14:textId="77777777" w:rsidR="00BE1DEC" w:rsidRPr="00925322" w:rsidRDefault="00BE1DEC" w:rsidP="008842E0">
            <w:pPr>
              <w:tabs>
                <w:tab w:val="left" w:pos="3270"/>
                <w:tab w:val="left" w:pos="4005"/>
              </w:tabs>
            </w:pPr>
            <w:r w:rsidRPr="00925322">
              <w:t xml:space="preserve">                                                      </w:t>
            </w:r>
            <w:r w:rsidRPr="00925322">
              <w:rPr>
                <w:b/>
                <w:bCs/>
              </w:rPr>
              <w:t>:</w:t>
            </w:r>
            <w:r w:rsidRPr="00925322">
              <w:t xml:space="preserve">           </w:t>
            </w:r>
            <w:proofErr w:type="gramStart"/>
            <w:r w:rsidRPr="00925322">
              <w:t>TEL  service</w:t>
            </w:r>
            <w:proofErr w:type="gramEnd"/>
            <w:r w:rsidRPr="00925322">
              <w:t xml:space="preserve">  50 35 79 20 </w:t>
            </w:r>
          </w:p>
          <w:p w14:paraId="0058FC00" w14:textId="77777777" w:rsidR="00BE1DEC" w:rsidRPr="00925322" w:rsidRDefault="00BE1DEC" w:rsidP="008842E0">
            <w:pPr>
              <w:pStyle w:val="Header"/>
              <w:tabs>
                <w:tab w:val="clear" w:pos="4536"/>
                <w:tab w:val="clear" w:pos="9072"/>
                <w:tab w:val="left" w:pos="3270"/>
                <w:tab w:val="left" w:pos="4005"/>
              </w:tabs>
            </w:pPr>
          </w:p>
          <w:p w14:paraId="70C83788" w14:textId="77777777" w:rsidR="00BE1DEC" w:rsidRPr="00925322" w:rsidRDefault="00BE1DEC" w:rsidP="008842E0">
            <w:pPr>
              <w:tabs>
                <w:tab w:val="left" w:pos="3270"/>
                <w:tab w:val="left" w:pos="4005"/>
              </w:tabs>
            </w:pPr>
            <w:r w:rsidRPr="00925322">
              <w:t xml:space="preserve">                                                      </w:t>
            </w:r>
            <w:r w:rsidRPr="00925322">
              <w:rPr>
                <w:b/>
                <w:bCs/>
              </w:rPr>
              <w:t xml:space="preserve">:           </w:t>
            </w:r>
            <w:proofErr w:type="gramStart"/>
            <w:r w:rsidRPr="00925322">
              <w:t>TEL  portale</w:t>
            </w:r>
            <w:proofErr w:type="gramEnd"/>
            <w:r w:rsidRPr="00925322">
              <w:t xml:space="preserve">  76 64 89 89 / 70 25 02 17/78 48 37 37 </w:t>
            </w:r>
          </w:p>
          <w:p w14:paraId="4C074AB4" w14:textId="77777777" w:rsidR="00BE1DEC" w:rsidRPr="00925322" w:rsidRDefault="00BE1DEC" w:rsidP="008842E0">
            <w:pPr>
              <w:pStyle w:val="Header"/>
              <w:tabs>
                <w:tab w:val="clear" w:pos="4536"/>
                <w:tab w:val="clear" w:pos="9072"/>
                <w:tab w:val="left" w:pos="3270"/>
                <w:tab w:val="left" w:pos="4005"/>
              </w:tabs>
              <w:spacing w:before="240"/>
            </w:pPr>
            <w:r w:rsidRPr="00925322">
              <w:t xml:space="preserve">                                                      </w:t>
            </w:r>
            <w:r w:rsidRPr="00925322">
              <w:rPr>
                <w:b/>
                <w:bCs/>
              </w:rPr>
              <w:t xml:space="preserve">:            </w:t>
            </w:r>
            <w:proofErr w:type="gramStart"/>
            <w:r w:rsidRPr="00925322">
              <w:t>E-mail</w:t>
            </w:r>
            <w:r w:rsidRPr="00925322">
              <w:rPr>
                <w:b/>
                <w:bCs/>
              </w:rPr>
              <w:t xml:space="preserve">  rouambapascal84@yahoo.fr</w:t>
            </w:r>
            <w:proofErr w:type="gramEnd"/>
          </w:p>
          <w:p w14:paraId="4EC9ABA3" w14:textId="77777777" w:rsidR="00BE1DEC" w:rsidRPr="00925322" w:rsidRDefault="00BE1DEC" w:rsidP="008842E0">
            <w:pPr>
              <w:tabs>
                <w:tab w:val="left" w:pos="3270"/>
                <w:tab w:val="left" w:pos="4005"/>
              </w:tabs>
            </w:pPr>
          </w:p>
          <w:p w14:paraId="29CA7AA9" w14:textId="77777777" w:rsidR="00BE1DEC" w:rsidRPr="00925322" w:rsidRDefault="00BE1DEC" w:rsidP="008842E0">
            <w:pPr>
              <w:pStyle w:val="Heading2"/>
              <w:spacing w:line="360" w:lineRule="auto"/>
            </w:pPr>
            <w:r w:rsidRPr="00925322">
              <w:t>Situation Administrative (</w:t>
            </w:r>
            <w:proofErr w:type="spellStart"/>
            <w:r w:rsidRPr="00925322">
              <w:t>Etat</w:t>
            </w:r>
            <w:proofErr w:type="spellEnd"/>
            <w:r w:rsidRPr="00925322">
              <w:t>)</w:t>
            </w:r>
          </w:p>
          <w:p w14:paraId="57D07531" w14:textId="77777777" w:rsidR="00BE1DEC" w:rsidRPr="00925322" w:rsidRDefault="00BE1DEC" w:rsidP="008842E0">
            <w:pPr>
              <w:spacing w:line="360" w:lineRule="auto"/>
            </w:pPr>
            <w:r w:rsidRPr="00925322">
              <w:rPr>
                <w:b/>
                <w:bCs/>
              </w:rPr>
              <w:t xml:space="preserve">Cadre                                        </w:t>
            </w:r>
            <w:proofErr w:type="gramStart"/>
            <w:r w:rsidRPr="00925322">
              <w:rPr>
                <w:b/>
                <w:bCs/>
              </w:rPr>
              <w:t xml:space="preserve">   :</w:t>
            </w:r>
            <w:proofErr w:type="gramEnd"/>
            <w:r w:rsidRPr="00925322">
              <w:t xml:space="preserve">           Eaux et Forêts </w:t>
            </w:r>
          </w:p>
          <w:p w14:paraId="732CC3CC" w14:textId="77777777" w:rsidR="00BE1DEC" w:rsidRPr="00925322" w:rsidRDefault="00BE1DEC" w:rsidP="008842E0">
            <w:pPr>
              <w:spacing w:line="360" w:lineRule="auto"/>
            </w:pPr>
            <w:r w:rsidRPr="00925322">
              <w:rPr>
                <w:b/>
                <w:bCs/>
              </w:rPr>
              <w:t xml:space="preserve">Corps                                        </w:t>
            </w:r>
            <w:proofErr w:type="gramStart"/>
            <w:r w:rsidRPr="00925322">
              <w:rPr>
                <w:b/>
                <w:bCs/>
              </w:rPr>
              <w:t xml:space="preserve">   :</w:t>
            </w:r>
            <w:proofErr w:type="gramEnd"/>
            <w:r w:rsidRPr="00925322">
              <w:rPr>
                <w:b/>
                <w:bCs/>
              </w:rPr>
              <w:t xml:space="preserve">          </w:t>
            </w:r>
            <w:r w:rsidRPr="00925322">
              <w:t xml:space="preserve"> </w:t>
            </w:r>
            <w:r>
              <w:t xml:space="preserve">Inspecteur Principal </w:t>
            </w:r>
          </w:p>
          <w:p w14:paraId="176051A3" w14:textId="77777777" w:rsidR="00BE1DEC" w:rsidRPr="00925322" w:rsidRDefault="00BE1DEC" w:rsidP="008842E0">
            <w:pPr>
              <w:spacing w:line="360" w:lineRule="auto"/>
            </w:pPr>
            <w:r w:rsidRPr="00925322">
              <w:rPr>
                <w:b/>
                <w:bCs/>
              </w:rPr>
              <w:t xml:space="preserve">Catégorie                                 </w:t>
            </w:r>
            <w:proofErr w:type="gramStart"/>
            <w:r w:rsidRPr="00925322">
              <w:rPr>
                <w:b/>
                <w:bCs/>
              </w:rPr>
              <w:t xml:space="preserve">   :</w:t>
            </w:r>
            <w:proofErr w:type="gramEnd"/>
            <w:r w:rsidRPr="00925322">
              <w:t xml:space="preserve">           </w:t>
            </w:r>
            <w:proofErr w:type="spellStart"/>
            <w:r w:rsidRPr="00CC7339">
              <w:t>Echelle</w:t>
            </w:r>
            <w:proofErr w:type="spellEnd"/>
            <w:r w:rsidRPr="00CC7339">
              <w:t xml:space="preserve"> A </w:t>
            </w:r>
            <w:proofErr w:type="spellStart"/>
            <w:r w:rsidRPr="00CC7339">
              <w:t>Echelon</w:t>
            </w:r>
            <w:proofErr w:type="spellEnd"/>
            <w:r w:rsidRPr="00CC7339">
              <w:t xml:space="preserve"> 5</w:t>
            </w:r>
          </w:p>
          <w:p w14:paraId="65289CAD" w14:textId="77777777" w:rsidR="00BE1DEC" w:rsidRPr="00925322" w:rsidRDefault="00BE1DEC" w:rsidP="008842E0">
            <w:pPr>
              <w:spacing w:line="360" w:lineRule="auto"/>
            </w:pPr>
            <w:r w:rsidRPr="00925322">
              <w:rPr>
                <w:b/>
                <w:bCs/>
              </w:rPr>
              <w:t xml:space="preserve">Matricule                                 </w:t>
            </w:r>
            <w:proofErr w:type="gramStart"/>
            <w:r w:rsidRPr="00925322">
              <w:rPr>
                <w:b/>
                <w:bCs/>
              </w:rPr>
              <w:t xml:space="preserve">   :</w:t>
            </w:r>
            <w:proofErr w:type="gramEnd"/>
            <w:r w:rsidRPr="00925322">
              <w:t xml:space="preserve">           16085 M</w:t>
            </w:r>
          </w:p>
          <w:p w14:paraId="620F771B" w14:textId="77777777" w:rsidR="00BE1DEC" w:rsidRPr="00925322" w:rsidRDefault="00BE1DEC" w:rsidP="008842E0">
            <w:pPr>
              <w:spacing w:line="360" w:lineRule="auto"/>
            </w:pPr>
            <w:r w:rsidRPr="00925322">
              <w:rPr>
                <w:b/>
                <w:bCs/>
              </w:rPr>
              <w:t xml:space="preserve">Grade                                       </w:t>
            </w:r>
            <w:proofErr w:type="gramStart"/>
            <w:r w:rsidRPr="00925322">
              <w:rPr>
                <w:b/>
                <w:bCs/>
              </w:rPr>
              <w:t xml:space="preserve">   :</w:t>
            </w:r>
            <w:proofErr w:type="gramEnd"/>
            <w:r w:rsidRPr="00925322">
              <w:rPr>
                <w:b/>
                <w:bCs/>
              </w:rPr>
              <w:t xml:space="preserve">          </w:t>
            </w:r>
            <w:r>
              <w:t xml:space="preserve"> C</w:t>
            </w:r>
            <w:r w:rsidRPr="00925322">
              <w:t xml:space="preserve">olonel des Eaux et Forêts </w:t>
            </w:r>
          </w:p>
          <w:p w14:paraId="065933FC" w14:textId="77777777" w:rsidR="00BE1DEC" w:rsidRPr="00925322" w:rsidRDefault="00BE1DEC" w:rsidP="008842E0">
            <w:pPr>
              <w:spacing w:line="360" w:lineRule="auto"/>
            </w:pPr>
            <w:r w:rsidRPr="00925322">
              <w:rPr>
                <w:b/>
                <w:bCs/>
              </w:rPr>
              <w:t xml:space="preserve">Expérience professionnelle    </w:t>
            </w:r>
            <w:proofErr w:type="gramStart"/>
            <w:r w:rsidRPr="00925322">
              <w:rPr>
                <w:b/>
                <w:bCs/>
              </w:rPr>
              <w:t xml:space="preserve">   :</w:t>
            </w:r>
            <w:proofErr w:type="gramEnd"/>
            <w:r>
              <w:t xml:space="preserve">          38</w:t>
            </w:r>
            <w:r w:rsidRPr="00925322">
              <w:t xml:space="preserve"> ans</w:t>
            </w:r>
          </w:p>
          <w:p w14:paraId="272BF09D" w14:textId="77777777" w:rsidR="00BE1DEC" w:rsidRPr="00925322" w:rsidRDefault="00BE1DEC" w:rsidP="008842E0">
            <w:pPr>
              <w:spacing w:line="360" w:lineRule="auto"/>
            </w:pPr>
            <w:r w:rsidRPr="00925322">
              <w:rPr>
                <w:b/>
              </w:rPr>
              <w:t xml:space="preserve">Situation actuelle                      </w:t>
            </w:r>
            <w:proofErr w:type="gramStart"/>
            <w:r w:rsidRPr="00925322">
              <w:rPr>
                <w:b/>
              </w:rPr>
              <w:t xml:space="preserve">   :</w:t>
            </w:r>
            <w:proofErr w:type="gramEnd"/>
            <w:r>
              <w:t xml:space="preserve">         En service à la Direction Générale des Eaux et </w:t>
            </w:r>
            <w:r w:rsidRPr="00D94AD3">
              <w:t>Forêts</w:t>
            </w:r>
          </w:p>
        </w:tc>
      </w:tr>
    </w:tbl>
    <w:p w14:paraId="1B276329" w14:textId="77777777" w:rsidR="00BE1DEC" w:rsidRPr="00925322" w:rsidRDefault="00BE1DEC" w:rsidP="00BE1DEC">
      <w:pPr>
        <w:spacing w:line="480" w:lineRule="auto"/>
        <w:rPr>
          <w:b/>
          <w:bCs/>
        </w:rPr>
      </w:pPr>
    </w:p>
    <w:p w14:paraId="5113CD6C" w14:textId="77777777" w:rsidR="00BE1DEC" w:rsidRPr="00925322" w:rsidRDefault="00BE1DEC" w:rsidP="00BE1DEC">
      <w:pPr>
        <w:rPr>
          <w:b/>
          <w:bCs/>
        </w:rPr>
      </w:pPr>
      <w:r w:rsidRPr="00925322">
        <w:rPr>
          <w:b/>
          <w:bCs/>
        </w:rPr>
        <w:br w:type="page"/>
      </w:r>
    </w:p>
    <w:p w14:paraId="7FBC848B" w14:textId="77777777" w:rsidR="00BE1DEC" w:rsidRPr="00925322" w:rsidRDefault="00BE1DEC" w:rsidP="00BE1DEC">
      <w:pPr>
        <w:pStyle w:val="ListParagraph"/>
        <w:numPr>
          <w:ilvl w:val="0"/>
          <w:numId w:val="5"/>
        </w:numPr>
        <w:shd w:val="clear" w:color="auto" w:fill="FFFFFF"/>
        <w:autoSpaceDE w:val="0"/>
        <w:autoSpaceDN w:val="0"/>
        <w:adjustRightInd w:val="0"/>
        <w:jc w:val="both"/>
        <w:rPr>
          <w:b/>
          <w:bCs/>
          <w:i/>
          <w:sz w:val="32"/>
          <w:szCs w:val="32"/>
          <w:u w:val="single"/>
        </w:rPr>
      </w:pPr>
      <w:r w:rsidRPr="00925322">
        <w:rPr>
          <w:b/>
          <w:bCs/>
          <w:i/>
          <w:sz w:val="32"/>
          <w:szCs w:val="32"/>
          <w:u w:val="single"/>
        </w:rPr>
        <w:lastRenderedPageBreak/>
        <w:t>Qualifications principales</w:t>
      </w:r>
    </w:p>
    <w:p w14:paraId="7E35C04E" w14:textId="77777777" w:rsidR="00BE1DEC" w:rsidRPr="00925322" w:rsidRDefault="00BE1DEC" w:rsidP="00BE1DEC">
      <w:pPr>
        <w:ind w:left="360"/>
      </w:pPr>
    </w:p>
    <w:p w14:paraId="6F1F5B42" w14:textId="77777777" w:rsidR="00BE1DEC" w:rsidRDefault="00BE1DEC" w:rsidP="00BE1DEC">
      <w:pPr>
        <w:shd w:val="clear" w:color="auto" w:fill="FFFFFF"/>
        <w:autoSpaceDE w:val="0"/>
        <w:autoSpaceDN w:val="0"/>
        <w:adjustRightInd w:val="0"/>
        <w:spacing w:line="360" w:lineRule="auto"/>
        <w:ind w:left="-360" w:right="-108"/>
        <w:jc w:val="both"/>
        <w:rPr>
          <w:i/>
        </w:rPr>
      </w:pPr>
      <w:r w:rsidRPr="00925322">
        <w:rPr>
          <w:i/>
        </w:rPr>
        <w:t>Diplômé des 2</w:t>
      </w:r>
      <w:proofErr w:type="gramStart"/>
      <w:r w:rsidRPr="00925322">
        <w:rPr>
          <w:i/>
        </w:rPr>
        <w:t>iE  (</w:t>
      </w:r>
      <w:proofErr w:type="gramEnd"/>
      <w:r w:rsidRPr="00925322">
        <w:rPr>
          <w:i/>
        </w:rPr>
        <w:t xml:space="preserve">Master II en Gestion des aires protégées), </w:t>
      </w:r>
      <w:r>
        <w:rPr>
          <w:i/>
        </w:rPr>
        <w:t>de l’</w:t>
      </w:r>
      <w:proofErr w:type="spellStart"/>
      <w:r>
        <w:rPr>
          <w:i/>
        </w:rPr>
        <w:t>Ecole</w:t>
      </w:r>
      <w:proofErr w:type="spellEnd"/>
      <w:r>
        <w:rPr>
          <w:i/>
        </w:rPr>
        <w:t xml:space="preserve"> Nationale des Eaux et Forêts (Inspecteur des Eaux et Forêts) au BURKINA FASO, </w:t>
      </w:r>
      <w:r w:rsidRPr="00925322">
        <w:rPr>
          <w:i/>
        </w:rPr>
        <w:t>Monsieur Pascal ROUAMBA est également nanti d’un Diplôme en Spécialiste en Aménagement de la Faune sauvage, Diplômé de l’</w:t>
      </w:r>
      <w:proofErr w:type="spellStart"/>
      <w:r w:rsidRPr="00925322">
        <w:rPr>
          <w:i/>
        </w:rPr>
        <w:t>Ecole</w:t>
      </w:r>
      <w:proofErr w:type="spellEnd"/>
      <w:r w:rsidRPr="00925322">
        <w:rPr>
          <w:i/>
        </w:rPr>
        <w:t xml:space="preserve"> de Spécialiste de Faune </w:t>
      </w:r>
      <w:r>
        <w:rPr>
          <w:i/>
        </w:rPr>
        <w:t xml:space="preserve">en Cours Supérieurs </w:t>
      </w:r>
      <w:r w:rsidRPr="00925322">
        <w:rPr>
          <w:i/>
        </w:rPr>
        <w:t>de Garoua</w:t>
      </w:r>
      <w:r>
        <w:rPr>
          <w:i/>
        </w:rPr>
        <w:t>, au CAMEROUN</w:t>
      </w:r>
      <w:r w:rsidRPr="00925322">
        <w:rPr>
          <w:i/>
        </w:rPr>
        <w:t xml:space="preserve">. </w:t>
      </w:r>
    </w:p>
    <w:p w14:paraId="20FCD49C" w14:textId="77777777" w:rsidR="00BE1DEC" w:rsidRDefault="00BE1DEC" w:rsidP="00BE1DEC">
      <w:pPr>
        <w:shd w:val="clear" w:color="auto" w:fill="FFFFFF"/>
        <w:autoSpaceDE w:val="0"/>
        <w:autoSpaceDN w:val="0"/>
        <w:adjustRightInd w:val="0"/>
        <w:spacing w:line="360" w:lineRule="auto"/>
        <w:ind w:left="-360" w:right="-108"/>
        <w:jc w:val="both"/>
        <w:rPr>
          <w:i/>
        </w:rPr>
      </w:pPr>
    </w:p>
    <w:p w14:paraId="1E75323A" w14:textId="77777777" w:rsidR="00BE1DEC" w:rsidRDefault="00BE1DEC" w:rsidP="00BE1DEC">
      <w:pPr>
        <w:shd w:val="clear" w:color="auto" w:fill="FFFFFF"/>
        <w:autoSpaceDE w:val="0"/>
        <w:autoSpaceDN w:val="0"/>
        <w:adjustRightInd w:val="0"/>
        <w:spacing w:line="360" w:lineRule="auto"/>
        <w:ind w:left="-360" w:right="-108"/>
        <w:jc w:val="both"/>
        <w:rPr>
          <w:i/>
        </w:rPr>
      </w:pPr>
      <w:r w:rsidRPr="00925322">
        <w:rPr>
          <w:i/>
        </w:rPr>
        <w:t xml:space="preserve">Totalisant </w:t>
      </w:r>
      <w:r>
        <w:rPr>
          <w:i/>
        </w:rPr>
        <w:t>près d’une quarantaine (38</w:t>
      </w:r>
      <w:r w:rsidRPr="00925322">
        <w:rPr>
          <w:i/>
        </w:rPr>
        <w:t>) d’années d’expérience dans la gestion des aires protégées et de leur périphérie, en suivi écologique, biométrie ou inventaires de Faune, en suivi sanitaire animal, en Gestion participative des ressources naturelles, en techniques de captures des animaux sauvages e</w:t>
      </w:r>
      <w:r>
        <w:rPr>
          <w:i/>
        </w:rPr>
        <w:t xml:space="preserve">t évaluations environnementales, </w:t>
      </w:r>
      <w:r w:rsidRPr="00925322">
        <w:rPr>
          <w:i/>
        </w:rPr>
        <w:t xml:space="preserve">Monsieur ROUAMBA  a occupé de nombreux postes de responsabilité </w:t>
      </w:r>
      <w:r>
        <w:rPr>
          <w:i/>
        </w:rPr>
        <w:t xml:space="preserve">au niveau national et international </w:t>
      </w:r>
      <w:r w:rsidRPr="00925322">
        <w:rPr>
          <w:i/>
        </w:rPr>
        <w:t>en tant que Directeurs</w:t>
      </w:r>
      <w:r>
        <w:rPr>
          <w:i/>
        </w:rPr>
        <w:t>, Chefs de service,</w:t>
      </w:r>
      <w:r w:rsidRPr="00925322">
        <w:rPr>
          <w:i/>
        </w:rPr>
        <w:t xml:space="preserve"> chef de proje</w:t>
      </w:r>
      <w:r>
        <w:rPr>
          <w:i/>
        </w:rPr>
        <w:t>ts et de Directeur, Coordonnateur de programmes au niveau sous régional</w:t>
      </w:r>
      <w:r w:rsidRPr="00925322">
        <w:rPr>
          <w:i/>
        </w:rPr>
        <w:t xml:space="preserve">. </w:t>
      </w:r>
    </w:p>
    <w:p w14:paraId="11148E79" w14:textId="77777777" w:rsidR="00BE1DEC" w:rsidRPr="00925322" w:rsidRDefault="00BE1DEC" w:rsidP="00BE1DEC">
      <w:pPr>
        <w:shd w:val="clear" w:color="auto" w:fill="FFFFFF"/>
        <w:autoSpaceDE w:val="0"/>
        <w:autoSpaceDN w:val="0"/>
        <w:adjustRightInd w:val="0"/>
        <w:spacing w:line="360" w:lineRule="auto"/>
        <w:ind w:left="-360" w:right="-108"/>
        <w:jc w:val="both"/>
        <w:rPr>
          <w:i/>
        </w:rPr>
      </w:pPr>
      <w:r w:rsidRPr="00925322">
        <w:rPr>
          <w:i/>
        </w:rPr>
        <w:t xml:space="preserve">Il a à son actif plusieurs consultations en matière de gestion de </w:t>
      </w:r>
      <w:proofErr w:type="gramStart"/>
      <w:r w:rsidRPr="00925322">
        <w:rPr>
          <w:i/>
        </w:rPr>
        <w:t>la  faune</w:t>
      </w:r>
      <w:proofErr w:type="gramEnd"/>
      <w:r w:rsidRPr="00925322">
        <w:rPr>
          <w:i/>
        </w:rPr>
        <w:t xml:space="preserve">, d’études d’impact environnemental et social (EIES), Plans de Gestion Environnementale et Sociale(PGES). </w:t>
      </w:r>
    </w:p>
    <w:p w14:paraId="5CAA82A9" w14:textId="77777777" w:rsidR="00BE1DEC" w:rsidRPr="00925322" w:rsidRDefault="00BE1DEC" w:rsidP="00BE1DEC">
      <w:pPr>
        <w:shd w:val="clear" w:color="auto" w:fill="FFFFFF"/>
        <w:autoSpaceDE w:val="0"/>
        <w:autoSpaceDN w:val="0"/>
        <w:adjustRightInd w:val="0"/>
        <w:spacing w:line="360" w:lineRule="auto"/>
        <w:ind w:left="-360" w:right="-108"/>
        <w:jc w:val="both"/>
        <w:rPr>
          <w:i/>
        </w:rPr>
      </w:pPr>
    </w:p>
    <w:p w14:paraId="14636AE8" w14:textId="77777777" w:rsidR="00BE1DEC" w:rsidRPr="00925322" w:rsidRDefault="00BE1DEC" w:rsidP="00BE1DEC">
      <w:pPr>
        <w:shd w:val="clear" w:color="auto" w:fill="FFFFFF"/>
        <w:autoSpaceDE w:val="0"/>
        <w:autoSpaceDN w:val="0"/>
        <w:adjustRightInd w:val="0"/>
        <w:spacing w:line="360" w:lineRule="auto"/>
        <w:ind w:left="-360" w:right="-108"/>
        <w:jc w:val="both"/>
        <w:rPr>
          <w:i/>
        </w:rPr>
      </w:pPr>
      <w:r w:rsidRPr="00925322">
        <w:rPr>
          <w:i/>
        </w:rPr>
        <w:t xml:space="preserve">Monsieur </w:t>
      </w:r>
      <w:proofErr w:type="gramStart"/>
      <w:r w:rsidRPr="00925322">
        <w:rPr>
          <w:i/>
        </w:rPr>
        <w:t xml:space="preserve">ROUAMBA  </w:t>
      </w:r>
      <w:r>
        <w:rPr>
          <w:i/>
        </w:rPr>
        <w:t>intervient</w:t>
      </w:r>
      <w:proofErr w:type="gramEnd"/>
      <w:r>
        <w:rPr>
          <w:i/>
        </w:rPr>
        <w:t xml:space="preserve"> également depuis plus</w:t>
      </w:r>
      <w:r w:rsidRPr="00925322">
        <w:rPr>
          <w:i/>
        </w:rPr>
        <w:t xml:space="preserve"> d’une décennie dans le domaine du Renforcement des capacités, en tant formateur Chargé du cours de Faune à l’</w:t>
      </w:r>
      <w:proofErr w:type="spellStart"/>
      <w:r w:rsidRPr="00925322">
        <w:rPr>
          <w:i/>
        </w:rPr>
        <w:t>Ecole</w:t>
      </w:r>
      <w:proofErr w:type="spellEnd"/>
      <w:r w:rsidRPr="00925322">
        <w:rPr>
          <w:i/>
        </w:rPr>
        <w:t xml:space="preserve"> Nationale des Eaux et Forêts de Bobo Dioulasso (BF) et Chargé de cours de Faune pour  le programme </w:t>
      </w:r>
      <w:r w:rsidRPr="00925322">
        <w:rPr>
          <w:bCs/>
          <w:i/>
        </w:rPr>
        <w:t xml:space="preserve">Afrique du Centre et de l’Ouest </w:t>
      </w:r>
      <w:r w:rsidRPr="00925322">
        <w:rPr>
          <w:i/>
        </w:rPr>
        <w:t xml:space="preserve">du diplôme d’université en gestion des aires protégées (DU-GAP) mis en place par l’UICN-PAPACO et l’UNIVERSITE </w:t>
      </w:r>
      <w:r>
        <w:rPr>
          <w:i/>
        </w:rPr>
        <w:t xml:space="preserve">LEOPOLD S. </w:t>
      </w:r>
      <w:r w:rsidRPr="00925322">
        <w:rPr>
          <w:i/>
        </w:rPr>
        <w:t>SENGHOR D’ALEXANDRIE.</w:t>
      </w:r>
    </w:p>
    <w:p w14:paraId="45091422" w14:textId="77777777" w:rsidR="00BE1DEC" w:rsidRDefault="00BE1DEC" w:rsidP="00BE1DEC">
      <w:pPr>
        <w:shd w:val="clear" w:color="auto" w:fill="FFFFFF"/>
        <w:autoSpaceDE w:val="0"/>
        <w:autoSpaceDN w:val="0"/>
        <w:adjustRightInd w:val="0"/>
        <w:spacing w:line="360" w:lineRule="auto"/>
        <w:ind w:left="-360" w:right="-108"/>
        <w:jc w:val="both"/>
        <w:rPr>
          <w:i/>
        </w:rPr>
      </w:pPr>
    </w:p>
    <w:p w14:paraId="08562BA1" w14:textId="77777777" w:rsidR="00BE1DEC" w:rsidRDefault="00BE1DEC" w:rsidP="00BE1DEC">
      <w:pPr>
        <w:shd w:val="clear" w:color="auto" w:fill="FFFFFF"/>
        <w:autoSpaceDE w:val="0"/>
        <w:autoSpaceDN w:val="0"/>
        <w:adjustRightInd w:val="0"/>
        <w:spacing w:line="360" w:lineRule="auto"/>
        <w:ind w:left="-360" w:right="-108"/>
        <w:jc w:val="both"/>
        <w:rPr>
          <w:i/>
        </w:rPr>
      </w:pPr>
      <w:r>
        <w:rPr>
          <w:i/>
        </w:rPr>
        <w:t>I</w:t>
      </w:r>
      <w:r w:rsidRPr="00925322">
        <w:rPr>
          <w:i/>
        </w:rPr>
        <w:t xml:space="preserve">l </w:t>
      </w:r>
      <w:r>
        <w:rPr>
          <w:i/>
        </w:rPr>
        <w:t xml:space="preserve">a </w:t>
      </w:r>
      <w:r w:rsidRPr="00925322">
        <w:rPr>
          <w:i/>
        </w:rPr>
        <w:t>oc</w:t>
      </w:r>
      <w:r>
        <w:rPr>
          <w:i/>
        </w:rPr>
        <w:t>cupé les</w:t>
      </w:r>
      <w:r w:rsidRPr="00925322">
        <w:rPr>
          <w:i/>
        </w:rPr>
        <w:t xml:space="preserve"> fonction</w:t>
      </w:r>
      <w:r>
        <w:rPr>
          <w:i/>
        </w:rPr>
        <w:t xml:space="preserve">s de Chargé de Programme et </w:t>
      </w:r>
      <w:proofErr w:type="gramStart"/>
      <w:r>
        <w:rPr>
          <w:i/>
        </w:rPr>
        <w:t xml:space="preserve">de </w:t>
      </w:r>
      <w:r w:rsidRPr="00925322">
        <w:rPr>
          <w:i/>
        </w:rPr>
        <w:t xml:space="preserve"> Directe</w:t>
      </w:r>
      <w:r>
        <w:rPr>
          <w:i/>
        </w:rPr>
        <w:t>ur</w:t>
      </w:r>
      <w:proofErr w:type="gramEnd"/>
      <w:r>
        <w:rPr>
          <w:i/>
        </w:rPr>
        <w:t xml:space="preserve"> Général Adjoint (DGA) de la S</w:t>
      </w:r>
      <w:r w:rsidRPr="00925322">
        <w:rPr>
          <w:i/>
        </w:rPr>
        <w:t xml:space="preserve">ociété </w:t>
      </w:r>
      <w:proofErr w:type="spellStart"/>
      <w:r w:rsidRPr="00925322">
        <w:rPr>
          <w:i/>
        </w:rPr>
        <w:t>Agritech</w:t>
      </w:r>
      <w:proofErr w:type="spellEnd"/>
      <w:r w:rsidRPr="00925322">
        <w:rPr>
          <w:i/>
        </w:rPr>
        <w:t xml:space="preserve"> Faso qui intervient dans le domaine de la promotion des énergies vertes, de la gestion des ressources naturelles et de la formation des acteurs de terrains</w:t>
      </w:r>
      <w:r>
        <w:rPr>
          <w:i/>
        </w:rPr>
        <w:t xml:space="preserve"> au niveau sous régional</w:t>
      </w:r>
      <w:r w:rsidRPr="00925322">
        <w:rPr>
          <w:i/>
        </w:rPr>
        <w:t xml:space="preserve">. </w:t>
      </w:r>
    </w:p>
    <w:p w14:paraId="6CD479B5" w14:textId="77777777" w:rsidR="00BE1DEC" w:rsidRPr="00925322" w:rsidRDefault="00BE1DEC" w:rsidP="00BE1DEC">
      <w:pPr>
        <w:shd w:val="clear" w:color="auto" w:fill="FFFFFF"/>
        <w:autoSpaceDE w:val="0"/>
        <w:autoSpaceDN w:val="0"/>
        <w:adjustRightInd w:val="0"/>
        <w:spacing w:line="360" w:lineRule="auto"/>
        <w:ind w:left="-360" w:right="-108"/>
        <w:jc w:val="both"/>
        <w:rPr>
          <w:i/>
        </w:rPr>
      </w:pPr>
      <w:r>
        <w:rPr>
          <w:i/>
        </w:rPr>
        <w:t xml:space="preserve">Et jusqu’en 2014, </w:t>
      </w:r>
      <w:r w:rsidRPr="000F7B4D">
        <w:rPr>
          <w:i/>
        </w:rPr>
        <w:t xml:space="preserve">Monsieur </w:t>
      </w:r>
      <w:r>
        <w:rPr>
          <w:i/>
        </w:rPr>
        <w:t xml:space="preserve">Pascal </w:t>
      </w:r>
      <w:r w:rsidRPr="000F7B4D">
        <w:rPr>
          <w:i/>
        </w:rPr>
        <w:t xml:space="preserve">ROUAMBA </w:t>
      </w:r>
      <w:r>
        <w:rPr>
          <w:i/>
        </w:rPr>
        <w:t xml:space="preserve">occupait les fonctions </w:t>
      </w:r>
      <w:proofErr w:type="gramStart"/>
      <w:r>
        <w:rPr>
          <w:i/>
        </w:rPr>
        <w:t xml:space="preserve">de </w:t>
      </w:r>
      <w:r w:rsidRPr="000F7B4D">
        <w:rPr>
          <w:i/>
        </w:rPr>
        <w:t xml:space="preserve"> </w:t>
      </w:r>
      <w:r w:rsidRPr="00C92E6B">
        <w:rPr>
          <w:i/>
        </w:rPr>
        <w:t>Coordonnateur</w:t>
      </w:r>
      <w:proofErr w:type="gramEnd"/>
      <w:r w:rsidRPr="00C92E6B">
        <w:rPr>
          <w:i/>
        </w:rPr>
        <w:t xml:space="preserve"> Régional</w:t>
      </w:r>
      <w:r>
        <w:rPr>
          <w:i/>
        </w:rPr>
        <w:t>,</w:t>
      </w:r>
      <w:r w:rsidRPr="00C92E6B">
        <w:rPr>
          <w:i/>
        </w:rPr>
        <w:t xml:space="preserve"> </w:t>
      </w:r>
      <w:proofErr w:type="spellStart"/>
      <w:r w:rsidRPr="00C92E6B">
        <w:rPr>
          <w:i/>
        </w:rPr>
        <w:t>Landscape</w:t>
      </w:r>
      <w:proofErr w:type="spellEnd"/>
      <w:r w:rsidRPr="00C92E6B">
        <w:rPr>
          <w:i/>
        </w:rPr>
        <w:t xml:space="preserve"> Manager, </w:t>
      </w:r>
      <w:r>
        <w:rPr>
          <w:i/>
        </w:rPr>
        <w:t xml:space="preserve">de </w:t>
      </w:r>
      <w:proofErr w:type="spellStart"/>
      <w:r>
        <w:rPr>
          <w:i/>
        </w:rPr>
        <w:t>African</w:t>
      </w:r>
      <w:proofErr w:type="spellEnd"/>
      <w:r>
        <w:rPr>
          <w:i/>
        </w:rPr>
        <w:t xml:space="preserve"> </w:t>
      </w:r>
      <w:proofErr w:type="spellStart"/>
      <w:r>
        <w:rPr>
          <w:i/>
        </w:rPr>
        <w:t>Wildlife</w:t>
      </w:r>
      <w:proofErr w:type="spellEnd"/>
      <w:r>
        <w:rPr>
          <w:i/>
        </w:rPr>
        <w:t xml:space="preserve"> </w:t>
      </w:r>
      <w:proofErr w:type="spellStart"/>
      <w:r>
        <w:rPr>
          <w:i/>
        </w:rPr>
        <w:t>Foundation</w:t>
      </w:r>
      <w:proofErr w:type="spellEnd"/>
      <w:r>
        <w:rPr>
          <w:i/>
        </w:rPr>
        <w:t xml:space="preserve"> </w:t>
      </w:r>
      <w:proofErr w:type="spellStart"/>
      <w:r w:rsidRPr="00C92E6B">
        <w:rPr>
          <w:i/>
        </w:rPr>
        <w:t>A</w:t>
      </w:r>
      <w:r>
        <w:rPr>
          <w:i/>
        </w:rPr>
        <w:t>frican</w:t>
      </w:r>
      <w:proofErr w:type="spellEnd"/>
      <w:r>
        <w:rPr>
          <w:i/>
        </w:rPr>
        <w:t xml:space="preserve"> </w:t>
      </w:r>
      <w:proofErr w:type="spellStart"/>
      <w:r w:rsidRPr="00C92E6B">
        <w:rPr>
          <w:i/>
        </w:rPr>
        <w:t>W</w:t>
      </w:r>
      <w:r>
        <w:rPr>
          <w:i/>
        </w:rPr>
        <w:t>ildlife</w:t>
      </w:r>
      <w:proofErr w:type="spellEnd"/>
      <w:r>
        <w:rPr>
          <w:i/>
        </w:rPr>
        <w:t xml:space="preserve"> </w:t>
      </w:r>
      <w:proofErr w:type="spellStart"/>
      <w:r w:rsidRPr="00C92E6B">
        <w:rPr>
          <w:i/>
        </w:rPr>
        <w:t>F</w:t>
      </w:r>
      <w:r>
        <w:rPr>
          <w:i/>
        </w:rPr>
        <w:t>undation</w:t>
      </w:r>
      <w:proofErr w:type="spellEnd"/>
      <w:r>
        <w:rPr>
          <w:i/>
        </w:rPr>
        <w:t xml:space="preserve"> (AWF</w:t>
      </w:r>
      <w:r w:rsidRPr="00C92E6B">
        <w:rPr>
          <w:i/>
        </w:rPr>
        <w:t xml:space="preserve">) </w:t>
      </w:r>
      <w:r>
        <w:rPr>
          <w:i/>
        </w:rPr>
        <w:t xml:space="preserve">Programme </w:t>
      </w:r>
      <w:r w:rsidRPr="00C92E6B">
        <w:rPr>
          <w:i/>
        </w:rPr>
        <w:t>WAP</w:t>
      </w:r>
      <w:r>
        <w:rPr>
          <w:i/>
        </w:rPr>
        <w:t xml:space="preserve"> à Niamey en République du NIGER (Parc Transfrontalier W Bénin-Burkina-Niger)….</w:t>
      </w:r>
    </w:p>
    <w:p w14:paraId="2E4DF3C4" w14:textId="77777777" w:rsidR="00BE1DEC" w:rsidRPr="00925322" w:rsidRDefault="00BE1DEC" w:rsidP="00BE1DEC">
      <w:pPr>
        <w:shd w:val="clear" w:color="auto" w:fill="FFFFFF"/>
        <w:autoSpaceDE w:val="0"/>
        <w:autoSpaceDN w:val="0"/>
        <w:adjustRightInd w:val="0"/>
        <w:spacing w:line="360" w:lineRule="auto"/>
        <w:ind w:left="-360" w:right="-108"/>
        <w:jc w:val="both"/>
        <w:rPr>
          <w:i/>
        </w:rPr>
      </w:pPr>
      <w:r w:rsidRPr="00925322">
        <w:rPr>
          <w:i/>
        </w:rPr>
        <w:t xml:space="preserve"> </w:t>
      </w:r>
    </w:p>
    <w:p w14:paraId="7F8D65F7" w14:textId="77777777" w:rsidR="00BE1DEC" w:rsidRPr="00925322" w:rsidRDefault="00BE1DEC" w:rsidP="00BE1DEC">
      <w:pPr>
        <w:rPr>
          <w:b/>
          <w:bCs/>
          <w:i/>
          <w:iCs/>
          <w:color w:val="000000"/>
          <w:sz w:val="28"/>
          <w:szCs w:val="20"/>
        </w:rPr>
      </w:pPr>
      <w:r w:rsidRPr="00925322">
        <w:rPr>
          <w:sz w:val="28"/>
        </w:rPr>
        <w:br w:type="page"/>
      </w:r>
    </w:p>
    <w:p w14:paraId="6E8DA4AC" w14:textId="77777777" w:rsidR="00BE1DEC" w:rsidRPr="00925322" w:rsidRDefault="00BE1DEC" w:rsidP="00BE1DEC">
      <w:pPr>
        <w:pStyle w:val="Titresection"/>
        <w:numPr>
          <w:ilvl w:val="0"/>
          <w:numId w:val="5"/>
        </w:numPr>
        <w:rPr>
          <w:rFonts w:ascii="Times New Roman" w:hAnsi="Times New Roman"/>
          <w:sz w:val="32"/>
          <w:szCs w:val="32"/>
        </w:rPr>
      </w:pPr>
      <w:r w:rsidRPr="00925322">
        <w:rPr>
          <w:rFonts w:ascii="Times New Roman" w:hAnsi="Times New Roman"/>
        </w:rPr>
        <w:lastRenderedPageBreak/>
        <w:t xml:space="preserve"> </w:t>
      </w:r>
      <w:proofErr w:type="spellStart"/>
      <w:r w:rsidRPr="00925322">
        <w:rPr>
          <w:rFonts w:ascii="Times New Roman" w:hAnsi="Times New Roman"/>
          <w:sz w:val="32"/>
          <w:szCs w:val="32"/>
          <w:u w:val="single"/>
        </w:rPr>
        <w:t>Etudes</w:t>
      </w:r>
      <w:proofErr w:type="spellEnd"/>
      <w:r w:rsidRPr="00925322">
        <w:rPr>
          <w:rFonts w:ascii="Times New Roman" w:hAnsi="Times New Roman"/>
          <w:sz w:val="32"/>
          <w:szCs w:val="32"/>
          <w:u w:val="single"/>
        </w:rPr>
        <w:t xml:space="preserve"> et Formations</w:t>
      </w:r>
    </w:p>
    <w:p w14:paraId="4AF342B6" w14:textId="77777777" w:rsidR="00BE1DEC" w:rsidRPr="00925322" w:rsidRDefault="00BE1DEC" w:rsidP="00BE1DEC"/>
    <w:p w14:paraId="71530D11" w14:textId="77777777" w:rsidR="00BE1DEC" w:rsidRPr="00925322" w:rsidRDefault="00BE1DEC" w:rsidP="00BE1DEC"/>
    <w:tbl>
      <w:tblPr>
        <w:tblW w:w="10004" w:type="dxa"/>
        <w:tblInd w:w="-214" w:type="dxa"/>
        <w:tblBorders>
          <w:top w:val="single" w:sz="8" w:space="0" w:color="0000FF"/>
          <w:left w:val="single" w:sz="8" w:space="0" w:color="0000FF"/>
          <w:bottom w:val="single" w:sz="8" w:space="0" w:color="0000FF"/>
          <w:right w:val="single" w:sz="8" w:space="0" w:color="0000FF"/>
        </w:tblBorders>
        <w:tblLayout w:type="fixed"/>
        <w:tblCellMar>
          <w:left w:w="70" w:type="dxa"/>
          <w:right w:w="70" w:type="dxa"/>
        </w:tblCellMar>
        <w:tblLook w:val="0000" w:firstRow="0" w:lastRow="0" w:firstColumn="0" w:lastColumn="0" w:noHBand="0" w:noVBand="0"/>
      </w:tblPr>
      <w:tblGrid>
        <w:gridCol w:w="1951"/>
        <w:gridCol w:w="8053"/>
      </w:tblGrid>
      <w:tr w:rsidR="00BE1DEC" w:rsidRPr="00925322" w14:paraId="22C30241" w14:textId="77777777" w:rsidTr="008842E0">
        <w:trPr>
          <w:cantSplit/>
        </w:trPr>
        <w:tc>
          <w:tcPr>
            <w:tcW w:w="1951" w:type="dxa"/>
            <w:shd w:val="pct5" w:color="auto" w:fill="FFFFFF"/>
          </w:tcPr>
          <w:p w14:paraId="1A2933EC" w14:textId="77777777" w:rsidR="00BE1DEC" w:rsidRPr="00925322" w:rsidRDefault="00BE1DEC" w:rsidP="008842E0">
            <w:pPr>
              <w:pStyle w:val="Intituldetable"/>
              <w:keepNext/>
              <w:rPr>
                <w:rFonts w:ascii="Times New Roman" w:hAnsi="Times New Roman"/>
                <w:sz w:val="24"/>
              </w:rPr>
            </w:pPr>
            <w:proofErr w:type="spellStart"/>
            <w:r w:rsidRPr="00925322">
              <w:rPr>
                <w:rFonts w:ascii="Times New Roman" w:hAnsi="Times New Roman"/>
                <w:sz w:val="24"/>
              </w:rPr>
              <w:t>Ecoles</w:t>
            </w:r>
            <w:proofErr w:type="spellEnd"/>
            <w:r w:rsidRPr="00925322">
              <w:rPr>
                <w:rFonts w:ascii="Times New Roman" w:hAnsi="Times New Roman"/>
                <w:sz w:val="24"/>
              </w:rPr>
              <w:t>/universités fréquentées :</w:t>
            </w:r>
          </w:p>
        </w:tc>
        <w:tc>
          <w:tcPr>
            <w:tcW w:w="8053" w:type="dxa"/>
            <w:shd w:val="pct5" w:color="auto" w:fill="FFFFFF"/>
          </w:tcPr>
          <w:p w14:paraId="39B9AA32" w14:textId="77777777" w:rsidR="00BE1DEC" w:rsidRPr="00925322" w:rsidRDefault="00BE1DEC" w:rsidP="008842E0">
            <w:pPr>
              <w:pStyle w:val="PuceGrise"/>
              <w:rPr>
                <w:rFonts w:ascii="Times New Roman" w:hAnsi="Times New Roman"/>
                <w:sz w:val="24"/>
              </w:rPr>
            </w:pPr>
            <w:r w:rsidRPr="00925322">
              <w:rPr>
                <w:rFonts w:ascii="Times New Roman" w:hAnsi="Times New Roman"/>
                <w:sz w:val="24"/>
              </w:rPr>
              <w:t xml:space="preserve">Institut international d’ingénierie de l’Eau et de l’Environnement (2iE) </w:t>
            </w:r>
          </w:p>
        </w:tc>
      </w:tr>
      <w:tr w:rsidR="00BE1DEC" w:rsidRPr="00925322" w14:paraId="55A13557" w14:textId="77777777" w:rsidTr="008842E0">
        <w:trPr>
          <w:cantSplit/>
        </w:trPr>
        <w:tc>
          <w:tcPr>
            <w:tcW w:w="1951" w:type="dxa"/>
            <w:shd w:val="pct5" w:color="auto" w:fill="FFFFFF"/>
          </w:tcPr>
          <w:p w14:paraId="2E3A3308" w14:textId="77777777" w:rsidR="00BE1DEC" w:rsidRPr="00925322" w:rsidRDefault="00BE1DEC" w:rsidP="008842E0">
            <w:pPr>
              <w:pStyle w:val="Intituldetable"/>
              <w:keepNext/>
              <w:rPr>
                <w:rFonts w:ascii="Times New Roman" w:hAnsi="Times New Roman"/>
                <w:sz w:val="24"/>
                <w:lang w:val="fr-CA"/>
              </w:rPr>
            </w:pPr>
            <w:r w:rsidRPr="00925322">
              <w:rPr>
                <w:rFonts w:ascii="Times New Roman" w:hAnsi="Times New Roman"/>
                <w:sz w:val="24"/>
                <w:lang w:val="fr-CA"/>
              </w:rPr>
              <w:t>Date de fréquentation: </w:t>
            </w:r>
          </w:p>
        </w:tc>
        <w:tc>
          <w:tcPr>
            <w:tcW w:w="8053" w:type="dxa"/>
            <w:shd w:val="pct5" w:color="auto" w:fill="FFFFFF"/>
          </w:tcPr>
          <w:p w14:paraId="09C49553" w14:textId="77777777" w:rsidR="00BE1DEC" w:rsidRPr="00925322" w:rsidRDefault="00BE1DEC" w:rsidP="008842E0">
            <w:pPr>
              <w:pStyle w:val="PuceGrise"/>
              <w:rPr>
                <w:rFonts w:ascii="Times New Roman" w:hAnsi="Times New Roman"/>
                <w:sz w:val="24"/>
                <w:lang w:val="fr-CA"/>
              </w:rPr>
            </w:pPr>
            <w:r w:rsidRPr="00925322">
              <w:rPr>
                <w:rFonts w:ascii="Times New Roman" w:hAnsi="Times New Roman"/>
                <w:sz w:val="24"/>
                <w:lang w:val="fr-CA"/>
              </w:rPr>
              <w:t xml:space="preserve">2008-2009   </w:t>
            </w:r>
          </w:p>
        </w:tc>
      </w:tr>
      <w:tr w:rsidR="00BE1DEC" w:rsidRPr="00925322" w14:paraId="7BD47161" w14:textId="77777777" w:rsidTr="008842E0">
        <w:trPr>
          <w:cantSplit/>
        </w:trPr>
        <w:tc>
          <w:tcPr>
            <w:tcW w:w="1951" w:type="dxa"/>
            <w:shd w:val="pct5" w:color="auto" w:fill="FFFFFF"/>
          </w:tcPr>
          <w:p w14:paraId="2488408B" w14:textId="77777777" w:rsidR="00BE1DEC" w:rsidRPr="00925322" w:rsidRDefault="00BE1DEC" w:rsidP="008842E0">
            <w:pPr>
              <w:pStyle w:val="Intituldetable"/>
              <w:rPr>
                <w:rFonts w:ascii="Times New Roman" w:hAnsi="Times New Roman"/>
                <w:sz w:val="24"/>
                <w:lang w:val="fr-CA"/>
              </w:rPr>
            </w:pPr>
            <w:r w:rsidRPr="00925322">
              <w:rPr>
                <w:rFonts w:ascii="Times New Roman" w:hAnsi="Times New Roman"/>
                <w:sz w:val="24"/>
                <w:lang w:val="fr-CA"/>
              </w:rPr>
              <w:t>Diplôme obtenu :</w:t>
            </w:r>
          </w:p>
        </w:tc>
        <w:tc>
          <w:tcPr>
            <w:tcW w:w="8053" w:type="dxa"/>
            <w:shd w:val="pct5" w:color="auto" w:fill="FFFFFF"/>
          </w:tcPr>
          <w:p w14:paraId="1A20EA97" w14:textId="77777777" w:rsidR="00BE1DEC" w:rsidRPr="00925322" w:rsidRDefault="00BE1DEC" w:rsidP="008842E0">
            <w:pPr>
              <w:pStyle w:val="PuceGrise"/>
              <w:rPr>
                <w:rFonts w:ascii="Times New Roman" w:hAnsi="Times New Roman"/>
                <w:sz w:val="24"/>
              </w:rPr>
            </w:pPr>
            <w:r w:rsidRPr="00925322">
              <w:rPr>
                <w:rFonts w:ascii="Times New Roman" w:hAnsi="Times New Roman"/>
                <w:sz w:val="24"/>
              </w:rPr>
              <w:t>Master en Gestion des Aires Protégées (GAP)</w:t>
            </w:r>
          </w:p>
        </w:tc>
      </w:tr>
    </w:tbl>
    <w:p w14:paraId="200E7DDE" w14:textId="77777777" w:rsidR="00BE1DEC" w:rsidRPr="00925322" w:rsidRDefault="00BE1DEC" w:rsidP="00BE1DEC"/>
    <w:p w14:paraId="66FF6937" w14:textId="77777777" w:rsidR="00BE1DEC" w:rsidRPr="00925322" w:rsidRDefault="00BE1DEC" w:rsidP="00BE1DEC"/>
    <w:p w14:paraId="6F744C54" w14:textId="77777777" w:rsidR="00BE1DEC" w:rsidRPr="00925322" w:rsidRDefault="00BE1DEC" w:rsidP="00BE1DEC"/>
    <w:tbl>
      <w:tblPr>
        <w:tblW w:w="10004" w:type="dxa"/>
        <w:tblInd w:w="-214" w:type="dxa"/>
        <w:tblBorders>
          <w:top w:val="single" w:sz="8" w:space="0" w:color="0000FF"/>
          <w:left w:val="single" w:sz="8" w:space="0" w:color="0000FF"/>
          <w:bottom w:val="single" w:sz="8" w:space="0" w:color="0000FF"/>
          <w:right w:val="single" w:sz="8" w:space="0" w:color="0000FF"/>
        </w:tblBorders>
        <w:tblLayout w:type="fixed"/>
        <w:tblCellMar>
          <w:left w:w="70" w:type="dxa"/>
          <w:right w:w="70" w:type="dxa"/>
        </w:tblCellMar>
        <w:tblLook w:val="0000" w:firstRow="0" w:lastRow="0" w:firstColumn="0" w:lastColumn="0" w:noHBand="0" w:noVBand="0"/>
      </w:tblPr>
      <w:tblGrid>
        <w:gridCol w:w="1951"/>
        <w:gridCol w:w="8053"/>
      </w:tblGrid>
      <w:tr w:rsidR="00BE1DEC" w:rsidRPr="00925322" w14:paraId="76C4358B" w14:textId="77777777" w:rsidTr="008842E0">
        <w:trPr>
          <w:cantSplit/>
        </w:trPr>
        <w:tc>
          <w:tcPr>
            <w:tcW w:w="1951" w:type="dxa"/>
            <w:shd w:val="pct5" w:color="auto" w:fill="FFFFFF"/>
          </w:tcPr>
          <w:p w14:paraId="5BA11B30" w14:textId="77777777" w:rsidR="00BE1DEC" w:rsidRPr="00925322" w:rsidRDefault="00BE1DEC" w:rsidP="008842E0">
            <w:pPr>
              <w:pStyle w:val="Intituldetable"/>
              <w:keepNext/>
              <w:rPr>
                <w:rFonts w:ascii="Times New Roman" w:hAnsi="Times New Roman"/>
                <w:sz w:val="24"/>
              </w:rPr>
            </w:pPr>
            <w:proofErr w:type="spellStart"/>
            <w:r w:rsidRPr="00925322">
              <w:rPr>
                <w:rFonts w:ascii="Times New Roman" w:hAnsi="Times New Roman"/>
                <w:sz w:val="24"/>
              </w:rPr>
              <w:t>Ecoles</w:t>
            </w:r>
            <w:proofErr w:type="spellEnd"/>
            <w:r w:rsidRPr="00925322">
              <w:rPr>
                <w:rFonts w:ascii="Times New Roman" w:hAnsi="Times New Roman"/>
                <w:sz w:val="24"/>
              </w:rPr>
              <w:t>/universités fréquentées :</w:t>
            </w:r>
          </w:p>
        </w:tc>
        <w:tc>
          <w:tcPr>
            <w:tcW w:w="8053" w:type="dxa"/>
            <w:shd w:val="pct5" w:color="auto" w:fill="FFFFFF"/>
          </w:tcPr>
          <w:p w14:paraId="4E9CF733" w14:textId="77777777" w:rsidR="00BE1DEC" w:rsidRPr="00925322" w:rsidRDefault="00BE1DEC" w:rsidP="008842E0">
            <w:pPr>
              <w:pStyle w:val="PuceGrise"/>
              <w:rPr>
                <w:rFonts w:ascii="Times New Roman" w:hAnsi="Times New Roman"/>
                <w:sz w:val="24"/>
              </w:rPr>
            </w:pPr>
            <w:proofErr w:type="spellStart"/>
            <w:r w:rsidRPr="00925322">
              <w:rPr>
                <w:rFonts w:ascii="Times New Roman" w:hAnsi="Times New Roman"/>
                <w:sz w:val="24"/>
              </w:rPr>
              <w:t>Ecole</w:t>
            </w:r>
            <w:proofErr w:type="spellEnd"/>
            <w:r w:rsidRPr="00925322">
              <w:rPr>
                <w:rFonts w:ascii="Times New Roman" w:hAnsi="Times New Roman"/>
                <w:sz w:val="24"/>
              </w:rPr>
              <w:t xml:space="preserve"> Nationale de l’Environnement et des Eaux et Forêts (Burkina Faso)</w:t>
            </w:r>
          </w:p>
        </w:tc>
      </w:tr>
      <w:tr w:rsidR="00BE1DEC" w:rsidRPr="00925322" w14:paraId="7D1CAFF6" w14:textId="77777777" w:rsidTr="008842E0">
        <w:trPr>
          <w:cantSplit/>
        </w:trPr>
        <w:tc>
          <w:tcPr>
            <w:tcW w:w="1951" w:type="dxa"/>
            <w:shd w:val="pct5" w:color="auto" w:fill="FFFFFF"/>
          </w:tcPr>
          <w:p w14:paraId="6047036A" w14:textId="77777777" w:rsidR="00BE1DEC" w:rsidRPr="00925322" w:rsidRDefault="00BE1DEC" w:rsidP="008842E0">
            <w:pPr>
              <w:pStyle w:val="Intituldetable"/>
              <w:keepNext/>
              <w:rPr>
                <w:rFonts w:ascii="Times New Roman" w:hAnsi="Times New Roman"/>
                <w:sz w:val="24"/>
                <w:lang w:val="fr-CA"/>
              </w:rPr>
            </w:pPr>
            <w:r w:rsidRPr="00925322">
              <w:rPr>
                <w:rFonts w:ascii="Times New Roman" w:hAnsi="Times New Roman"/>
                <w:sz w:val="24"/>
                <w:lang w:val="fr-CA"/>
              </w:rPr>
              <w:t>Date de fréquentation: </w:t>
            </w:r>
          </w:p>
        </w:tc>
        <w:tc>
          <w:tcPr>
            <w:tcW w:w="8053" w:type="dxa"/>
            <w:shd w:val="pct5" w:color="auto" w:fill="FFFFFF"/>
          </w:tcPr>
          <w:p w14:paraId="1F5AE555" w14:textId="77777777" w:rsidR="00BE1DEC" w:rsidRPr="00925322" w:rsidRDefault="00BE1DEC" w:rsidP="008842E0">
            <w:pPr>
              <w:pStyle w:val="PuceGrise"/>
              <w:rPr>
                <w:rFonts w:ascii="Times New Roman" w:hAnsi="Times New Roman"/>
                <w:sz w:val="24"/>
                <w:lang w:val="fr-CA"/>
              </w:rPr>
            </w:pPr>
            <w:r w:rsidRPr="00925322">
              <w:rPr>
                <w:rFonts w:ascii="Times New Roman" w:hAnsi="Times New Roman"/>
                <w:sz w:val="24"/>
                <w:lang w:val="fr-CA"/>
              </w:rPr>
              <w:t>1996-1999</w:t>
            </w:r>
          </w:p>
        </w:tc>
      </w:tr>
      <w:tr w:rsidR="00BE1DEC" w:rsidRPr="00925322" w14:paraId="6AF071C9" w14:textId="77777777" w:rsidTr="008842E0">
        <w:trPr>
          <w:cantSplit/>
        </w:trPr>
        <w:tc>
          <w:tcPr>
            <w:tcW w:w="1951" w:type="dxa"/>
            <w:shd w:val="pct5" w:color="auto" w:fill="FFFFFF"/>
          </w:tcPr>
          <w:p w14:paraId="50977883" w14:textId="77777777" w:rsidR="00BE1DEC" w:rsidRPr="00925322" w:rsidRDefault="00BE1DEC" w:rsidP="008842E0">
            <w:pPr>
              <w:pStyle w:val="Intituldetable"/>
              <w:rPr>
                <w:rFonts w:ascii="Times New Roman" w:hAnsi="Times New Roman"/>
                <w:sz w:val="24"/>
                <w:lang w:val="fr-CA"/>
              </w:rPr>
            </w:pPr>
            <w:r w:rsidRPr="00925322">
              <w:rPr>
                <w:rFonts w:ascii="Times New Roman" w:hAnsi="Times New Roman"/>
                <w:sz w:val="24"/>
                <w:lang w:val="fr-CA"/>
              </w:rPr>
              <w:t>Diplôme (s) obtenu(s) :</w:t>
            </w:r>
          </w:p>
        </w:tc>
        <w:tc>
          <w:tcPr>
            <w:tcW w:w="8053" w:type="dxa"/>
            <w:shd w:val="pct5" w:color="auto" w:fill="FFFFFF"/>
          </w:tcPr>
          <w:p w14:paraId="5DF71513" w14:textId="77777777" w:rsidR="00BE1DEC" w:rsidRPr="00925322" w:rsidRDefault="00BE1DEC" w:rsidP="008842E0">
            <w:pPr>
              <w:pStyle w:val="PuceGrise"/>
              <w:rPr>
                <w:rFonts w:ascii="Times New Roman" w:hAnsi="Times New Roman"/>
                <w:sz w:val="24"/>
              </w:rPr>
            </w:pPr>
            <w:r w:rsidRPr="00925322">
              <w:rPr>
                <w:rFonts w:ascii="Times New Roman" w:hAnsi="Times New Roman"/>
                <w:sz w:val="24"/>
              </w:rPr>
              <w:t>Inspecteur des Eaux et Forêts (Cycle A)</w:t>
            </w:r>
          </w:p>
        </w:tc>
      </w:tr>
    </w:tbl>
    <w:p w14:paraId="254A1DD6" w14:textId="77777777" w:rsidR="00BE1DEC" w:rsidRPr="00925322" w:rsidRDefault="00BE1DEC" w:rsidP="00BE1DEC"/>
    <w:p w14:paraId="27677149" w14:textId="77777777" w:rsidR="00BE1DEC" w:rsidRPr="00925322" w:rsidRDefault="00BE1DEC" w:rsidP="00BE1DEC"/>
    <w:p w14:paraId="4671CF7E" w14:textId="77777777" w:rsidR="00BE1DEC" w:rsidRPr="00925322" w:rsidRDefault="00BE1DEC" w:rsidP="00BE1DEC"/>
    <w:tbl>
      <w:tblPr>
        <w:tblW w:w="10004" w:type="dxa"/>
        <w:tblInd w:w="-214" w:type="dxa"/>
        <w:tblBorders>
          <w:top w:val="single" w:sz="8" w:space="0" w:color="0000FF"/>
          <w:left w:val="single" w:sz="8" w:space="0" w:color="0000FF"/>
          <w:bottom w:val="single" w:sz="8" w:space="0" w:color="0000FF"/>
          <w:right w:val="single" w:sz="8" w:space="0" w:color="0000FF"/>
        </w:tblBorders>
        <w:tblLayout w:type="fixed"/>
        <w:tblCellMar>
          <w:left w:w="70" w:type="dxa"/>
          <w:right w:w="70" w:type="dxa"/>
        </w:tblCellMar>
        <w:tblLook w:val="0000" w:firstRow="0" w:lastRow="0" w:firstColumn="0" w:lastColumn="0" w:noHBand="0" w:noVBand="0"/>
      </w:tblPr>
      <w:tblGrid>
        <w:gridCol w:w="1951"/>
        <w:gridCol w:w="8053"/>
      </w:tblGrid>
      <w:tr w:rsidR="00BE1DEC" w:rsidRPr="00925322" w14:paraId="1D2D6B1C" w14:textId="77777777" w:rsidTr="008842E0">
        <w:trPr>
          <w:cantSplit/>
        </w:trPr>
        <w:tc>
          <w:tcPr>
            <w:tcW w:w="1951" w:type="dxa"/>
            <w:shd w:val="pct5" w:color="auto" w:fill="FFFFFF"/>
          </w:tcPr>
          <w:p w14:paraId="1731E3AD" w14:textId="77777777" w:rsidR="00BE1DEC" w:rsidRPr="00925322" w:rsidRDefault="00BE1DEC" w:rsidP="008842E0">
            <w:pPr>
              <w:pStyle w:val="Intituldetable"/>
              <w:keepNext/>
              <w:rPr>
                <w:rFonts w:ascii="Times New Roman" w:hAnsi="Times New Roman"/>
                <w:sz w:val="24"/>
              </w:rPr>
            </w:pPr>
            <w:proofErr w:type="spellStart"/>
            <w:r w:rsidRPr="00925322">
              <w:rPr>
                <w:rFonts w:ascii="Times New Roman" w:hAnsi="Times New Roman"/>
                <w:sz w:val="24"/>
              </w:rPr>
              <w:t>Ecoles</w:t>
            </w:r>
            <w:proofErr w:type="spellEnd"/>
            <w:r w:rsidRPr="00925322">
              <w:rPr>
                <w:rFonts w:ascii="Times New Roman" w:hAnsi="Times New Roman"/>
                <w:sz w:val="24"/>
              </w:rPr>
              <w:t>/universités fréquentées :</w:t>
            </w:r>
          </w:p>
        </w:tc>
        <w:tc>
          <w:tcPr>
            <w:tcW w:w="8053" w:type="dxa"/>
            <w:shd w:val="pct5" w:color="auto" w:fill="FFFFFF"/>
          </w:tcPr>
          <w:p w14:paraId="6FF82196" w14:textId="77777777" w:rsidR="00BE1DEC" w:rsidRPr="00925322" w:rsidRDefault="00BE1DEC" w:rsidP="008842E0">
            <w:pPr>
              <w:pStyle w:val="PuceGrise"/>
              <w:rPr>
                <w:rFonts w:ascii="Times New Roman" w:hAnsi="Times New Roman"/>
                <w:sz w:val="24"/>
                <w:lang w:val="fr-CA"/>
              </w:rPr>
            </w:pPr>
            <w:r w:rsidRPr="00925322">
              <w:rPr>
                <w:rFonts w:ascii="Times New Roman" w:hAnsi="Times New Roman"/>
                <w:sz w:val="24"/>
                <w:lang w:val="fr-CA"/>
              </w:rPr>
              <w:t>École des Spécialistes en Aménagement de la faune sauvage de Garoua (Cameroun)</w:t>
            </w:r>
          </w:p>
        </w:tc>
      </w:tr>
      <w:tr w:rsidR="00BE1DEC" w:rsidRPr="00925322" w14:paraId="317B6A0E" w14:textId="77777777" w:rsidTr="008842E0">
        <w:trPr>
          <w:cantSplit/>
        </w:trPr>
        <w:tc>
          <w:tcPr>
            <w:tcW w:w="1951" w:type="dxa"/>
            <w:shd w:val="pct5" w:color="auto" w:fill="FFFFFF"/>
          </w:tcPr>
          <w:p w14:paraId="7272CF23" w14:textId="77777777" w:rsidR="00BE1DEC" w:rsidRPr="00925322" w:rsidRDefault="00BE1DEC" w:rsidP="008842E0">
            <w:pPr>
              <w:pStyle w:val="Intituldetable"/>
              <w:keepNext/>
              <w:rPr>
                <w:rFonts w:ascii="Times New Roman" w:hAnsi="Times New Roman"/>
                <w:sz w:val="24"/>
                <w:lang w:val="fr-CA"/>
              </w:rPr>
            </w:pPr>
            <w:r w:rsidRPr="00925322">
              <w:rPr>
                <w:rFonts w:ascii="Times New Roman" w:hAnsi="Times New Roman"/>
                <w:sz w:val="24"/>
                <w:lang w:val="fr-CA"/>
              </w:rPr>
              <w:t>Date de fréquentation: </w:t>
            </w:r>
          </w:p>
        </w:tc>
        <w:tc>
          <w:tcPr>
            <w:tcW w:w="8053" w:type="dxa"/>
            <w:shd w:val="pct5" w:color="auto" w:fill="FFFFFF"/>
          </w:tcPr>
          <w:p w14:paraId="398153DF" w14:textId="77777777" w:rsidR="00BE1DEC" w:rsidRPr="00925322" w:rsidRDefault="00BE1DEC" w:rsidP="008842E0">
            <w:pPr>
              <w:pStyle w:val="PuceGrise"/>
              <w:rPr>
                <w:rFonts w:ascii="Times New Roman" w:hAnsi="Times New Roman"/>
                <w:sz w:val="24"/>
                <w:lang w:val="fr-CA"/>
              </w:rPr>
            </w:pPr>
            <w:r w:rsidRPr="00925322">
              <w:rPr>
                <w:rFonts w:ascii="Times New Roman" w:hAnsi="Times New Roman"/>
                <w:sz w:val="24"/>
                <w:lang w:val="fr-CA"/>
              </w:rPr>
              <w:t>1985-1987</w:t>
            </w:r>
          </w:p>
        </w:tc>
      </w:tr>
      <w:tr w:rsidR="00BE1DEC" w:rsidRPr="00925322" w14:paraId="075F21FF" w14:textId="77777777" w:rsidTr="008842E0">
        <w:trPr>
          <w:cantSplit/>
        </w:trPr>
        <w:tc>
          <w:tcPr>
            <w:tcW w:w="1951" w:type="dxa"/>
            <w:shd w:val="pct5" w:color="auto" w:fill="FFFFFF"/>
          </w:tcPr>
          <w:p w14:paraId="66A05EF8" w14:textId="77777777" w:rsidR="00BE1DEC" w:rsidRPr="00925322" w:rsidRDefault="00BE1DEC" w:rsidP="008842E0">
            <w:pPr>
              <w:pStyle w:val="Intituldetable"/>
              <w:rPr>
                <w:rFonts w:ascii="Times New Roman" w:hAnsi="Times New Roman"/>
                <w:sz w:val="24"/>
                <w:lang w:val="fr-CA"/>
              </w:rPr>
            </w:pPr>
            <w:r w:rsidRPr="00925322">
              <w:rPr>
                <w:rFonts w:ascii="Times New Roman" w:hAnsi="Times New Roman"/>
                <w:sz w:val="24"/>
                <w:lang w:val="fr-CA"/>
              </w:rPr>
              <w:t>Diplôme (s) obtenu(s) :</w:t>
            </w:r>
          </w:p>
        </w:tc>
        <w:tc>
          <w:tcPr>
            <w:tcW w:w="8053" w:type="dxa"/>
            <w:shd w:val="pct5" w:color="auto" w:fill="FFFFFF"/>
          </w:tcPr>
          <w:p w14:paraId="31683FAA" w14:textId="77777777" w:rsidR="00BE1DEC" w:rsidRPr="00925322" w:rsidRDefault="00BE1DEC" w:rsidP="008842E0">
            <w:pPr>
              <w:pStyle w:val="PuceGrise"/>
              <w:rPr>
                <w:rFonts w:ascii="Times New Roman" w:hAnsi="Times New Roman"/>
                <w:sz w:val="24"/>
              </w:rPr>
            </w:pPr>
            <w:r w:rsidRPr="00925322">
              <w:rPr>
                <w:rFonts w:ascii="Times New Roman" w:hAnsi="Times New Roman"/>
                <w:sz w:val="24"/>
              </w:rPr>
              <w:t>Spécialiste en aménagement de la faune sauvage</w:t>
            </w:r>
          </w:p>
        </w:tc>
      </w:tr>
    </w:tbl>
    <w:p w14:paraId="67A7E0D1" w14:textId="77777777" w:rsidR="00BE1DEC" w:rsidRPr="00925322" w:rsidRDefault="00BE1DEC" w:rsidP="00BE1DEC"/>
    <w:p w14:paraId="2E68A012" w14:textId="77777777" w:rsidR="00BE1DEC" w:rsidRPr="00925322" w:rsidRDefault="00BE1DEC" w:rsidP="00BE1DEC"/>
    <w:p w14:paraId="7ED1ACD3" w14:textId="77777777" w:rsidR="00BE1DEC" w:rsidRPr="00925322" w:rsidRDefault="00BE1DEC" w:rsidP="00BE1DEC"/>
    <w:p w14:paraId="4CE01622" w14:textId="77777777" w:rsidR="00BE1DEC" w:rsidRPr="00925322" w:rsidRDefault="00BE1DEC" w:rsidP="00BE1DEC"/>
    <w:tbl>
      <w:tblPr>
        <w:tblW w:w="10004" w:type="dxa"/>
        <w:tblInd w:w="-214" w:type="dxa"/>
        <w:tblBorders>
          <w:top w:val="single" w:sz="8" w:space="0" w:color="0000FF"/>
          <w:left w:val="single" w:sz="8" w:space="0" w:color="0000FF"/>
          <w:bottom w:val="single" w:sz="8" w:space="0" w:color="0000FF"/>
          <w:right w:val="single" w:sz="8" w:space="0" w:color="0000FF"/>
        </w:tblBorders>
        <w:tblLayout w:type="fixed"/>
        <w:tblCellMar>
          <w:left w:w="70" w:type="dxa"/>
          <w:right w:w="70" w:type="dxa"/>
        </w:tblCellMar>
        <w:tblLook w:val="0000" w:firstRow="0" w:lastRow="0" w:firstColumn="0" w:lastColumn="0" w:noHBand="0" w:noVBand="0"/>
      </w:tblPr>
      <w:tblGrid>
        <w:gridCol w:w="1951"/>
        <w:gridCol w:w="8053"/>
      </w:tblGrid>
      <w:tr w:rsidR="00BE1DEC" w:rsidRPr="00925322" w14:paraId="02421D1B" w14:textId="77777777" w:rsidTr="008842E0">
        <w:trPr>
          <w:cantSplit/>
        </w:trPr>
        <w:tc>
          <w:tcPr>
            <w:tcW w:w="1951" w:type="dxa"/>
            <w:shd w:val="pct5" w:color="auto" w:fill="FFFFFF"/>
          </w:tcPr>
          <w:p w14:paraId="4BBDFD61" w14:textId="77777777" w:rsidR="00BE1DEC" w:rsidRPr="00925322" w:rsidRDefault="00BE1DEC" w:rsidP="008842E0">
            <w:pPr>
              <w:pStyle w:val="Intituldetable"/>
              <w:keepNext/>
              <w:rPr>
                <w:rFonts w:ascii="Times New Roman" w:hAnsi="Times New Roman"/>
                <w:sz w:val="24"/>
              </w:rPr>
            </w:pPr>
            <w:proofErr w:type="spellStart"/>
            <w:r w:rsidRPr="00925322">
              <w:rPr>
                <w:rFonts w:ascii="Times New Roman" w:hAnsi="Times New Roman"/>
                <w:sz w:val="24"/>
              </w:rPr>
              <w:t>Ecoles</w:t>
            </w:r>
            <w:proofErr w:type="spellEnd"/>
            <w:r w:rsidRPr="00925322">
              <w:rPr>
                <w:rFonts w:ascii="Times New Roman" w:hAnsi="Times New Roman"/>
                <w:sz w:val="24"/>
              </w:rPr>
              <w:t>/universités fréquentées :</w:t>
            </w:r>
          </w:p>
        </w:tc>
        <w:tc>
          <w:tcPr>
            <w:tcW w:w="8053" w:type="dxa"/>
            <w:shd w:val="pct5" w:color="auto" w:fill="FFFFFF"/>
          </w:tcPr>
          <w:p w14:paraId="52AE42B6" w14:textId="77777777" w:rsidR="00BE1DEC" w:rsidRPr="00925322" w:rsidRDefault="00BE1DEC" w:rsidP="008842E0">
            <w:pPr>
              <w:pStyle w:val="PuceGrise"/>
              <w:rPr>
                <w:rFonts w:ascii="Times New Roman" w:hAnsi="Times New Roman"/>
                <w:sz w:val="24"/>
                <w:lang w:val="fr-CA"/>
              </w:rPr>
            </w:pPr>
            <w:r w:rsidRPr="00925322">
              <w:rPr>
                <w:rFonts w:ascii="Times New Roman" w:hAnsi="Times New Roman"/>
                <w:sz w:val="24"/>
                <w:lang w:val="fr-CA"/>
              </w:rPr>
              <w:t xml:space="preserve">Collège polyvalent de </w:t>
            </w:r>
            <w:proofErr w:type="spellStart"/>
            <w:r w:rsidRPr="00925322">
              <w:rPr>
                <w:rFonts w:ascii="Times New Roman" w:hAnsi="Times New Roman"/>
                <w:sz w:val="24"/>
                <w:lang w:val="fr-CA"/>
              </w:rPr>
              <w:t>Matourkou</w:t>
            </w:r>
            <w:proofErr w:type="spellEnd"/>
            <w:r w:rsidRPr="00925322">
              <w:rPr>
                <w:rFonts w:ascii="Times New Roman" w:hAnsi="Times New Roman"/>
                <w:sz w:val="24"/>
                <w:lang w:val="fr-CA"/>
              </w:rPr>
              <w:t xml:space="preserve"> (Burkina Faso)</w:t>
            </w:r>
          </w:p>
        </w:tc>
      </w:tr>
      <w:tr w:rsidR="00BE1DEC" w:rsidRPr="00925322" w14:paraId="5BB2E083" w14:textId="77777777" w:rsidTr="008842E0">
        <w:trPr>
          <w:cantSplit/>
        </w:trPr>
        <w:tc>
          <w:tcPr>
            <w:tcW w:w="1951" w:type="dxa"/>
            <w:shd w:val="pct5" w:color="auto" w:fill="FFFFFF"/>
          </w:tcPr>
          <w:p w14:paraId="3D63583F" w14:textId="77777777" w:rsidR="00BE1DEC" w:rsidRPr="00925322" w:rsidRDefault="00BE1DEC" w:rsidP="008842E0">
            <w:pPr>
              <w:pStyle w:val="Intituldetable"/>
              <w:keepNext/>
              <w:rPr>
                <w:rFonts w:ascii="Times New Roman" w:hAnsi="Times New Roman"/>
                <w:sz w:val="24"/>
                <w:lang w:val="fr-CA"/>
              </w:rPr>
            </w:pPr>
            <w:r w:rsidRPr="00925322">
              <w:rPr>
                <w:rFonts w:ascii="Times New Roman" w:hAnsi="Times New Roman"/>
                <w:sz w:val="24"/>
                <w:lang w:val="fr-CA"/>
              </w:rPr>
              <w:t>Date de fréquentation: </w:t>
            </w:r>
          </w:p>
        </w:tc>
        <w:tc>
          <w:tcPr>
            <w:tcW w:w="8053" w:type="dxa"/>
            <w:shd w:val="pct5" w:color="auto" w:fill="FFFFFF"/>
          </w:tcPr>
          <w:p w14:paraId="273D2EA6" w14:textId="77777777" w:rsidR="00BE1DEC" w:rsidRPr="00925322" w:rsidRDefault="00BE1DEC" w:rsidP="008842E0">
            <w:pPr>
              <w:pStyle w:val="PuceGrise"/>
              <w:rPr>
                <w:rFonts w:ascii="Times New Roman" w:hAnsi="Times New Roman"/>
                <w:sz w:val="24"/>
                <w:lang w:val="fr-CA"/>
              </w:rPr>
            </w:pPr>
            <w:r w:rsidRPr="00925322">
              <w:rPr>
                <w:rFonts w:ascii="Times New Roman" w:hAnsi="Times New Roman"/>
                <w:sz w:val="24"/>
                <w:lang w:val="fr-CA"/>
              </w:rPr>
              <w:t>1977-1981</w:t>
            </w:r>
          </w:p>
          <w:p w14:paraId="713364E7" w14:textId="77777777" w:rsidR="00BE1DEC" w:rsidRPr="00925322" w:rsidRDefault="00BE1DEC" w:rsidP="008842E0">
            <w:pPr>
              <w:pStyle w:val="PuceGrise"/>
              <w:numPr>
                <w:ilvl w:val="0"/>
                <w:numId w:val="0"/>
              </w:numPr>
              <w:rPr>
                <w:rFonts w:ascii="Times New Roman" w:hAnsi="Times New Roman"/>
                <w:sz w:val="24"/>
                <w:lang w:val="fr-CA"/>
              </w:rPr>
            </w:pPr>
          </w:p>
        </w:tc>
      </w:tr>
      <w:tr w:rsidR="00BE1DEC" w:rsidRPr="00925322" w14:paraId="22967F1C" w14:textId="77777777" w:rsidTr="008842E0">
        <w:trPr>
          <w:cantSplit/>
        </w:trPr>
        <w:tc>
          <w:tcPr>
            <w:tcW w:w="1951" w:type="dxa"/>
            <w:shd w:val="pct5" w:color="auto" w:fill="FFFFFF"/>
          </w:tcPr>
          <w:p w14:paraId="785BDF52" w14:textId="77777777" w:rsidR="00BE1DEC" w:rsidRPr="00925322" w:rsidRDefault="00BE1DEC" w:rsidP="008842E0">
            <w:pPr>
              <w:pStyle w:val="Intituldetable"/>
              <w:rPr>
                <w:rFonts w:ascii="Times New Roman" w:hAnsi="Times New Roman"/>
                <w:sz w:val="24"/>
                <w:lang w:val="fr-CA"/>
              </w:rPr>
            </w:pPr>
            <w:r w:rsidRPr="00925322">
              <w:rPr>
                <w:rFonts w:ascii="Times New Roman" w:hAnsi="Times New Roman"/>
                <w:sz w:val="24"/>
                <w:lang w:val="fr-CA"/>
              </w:rPr>
              <w:t>Diplôme (s) obtenu(s) :</w:t>
            </w:r>
          </w:p>
        </w:tc>
        <w:tc>
          <w:tcPr>
            <w:tcW w:w="8053" w:type="dxa"/>
            <w:shd w:val="pct5" w:color="auto" w:fill="FFFFFF"/>
          </w:tcPr>
          <w:p w14:paraId="779355E8" w14:textId="77777777" w:rsidR="00BE1DEC" w:rsidRPr="00925322" w:rsidRDefault="00BE1DEC" w:rsidP="008842E0">
            <w:pPr>
              <w:pStyle w:val="PuceGrise"/>
              <w:rPr>
                <w:rFonts w:ascii="Times New Roman" w:hAnsi="Times New Roman"/>
                <w:sz w:val="24"/>
              </w:rPr>
            </w:pPr>
            <w:r w:rsidRPr="00925322">
              <w:rPr>
                <w:rFonts w:ascii="Times New Roman" w:hAnsi="Times New Roman"/>
                <w:sz w:val="24"/>
              </w:rPr>
              <w:t>Diplôme d’Agent Technique Spécialisé /Option Eaux et forêts</w:t>
            </w:r>
          </w:p>
          <w:p w14:paraId="6A538EB4" w14:textId="77777777" w:rsidR="00BE1DEC" w:rsidRPr="00925322" w:rsidRDefault="00BE1DEC" w:rsidP="008842E0">
            <w:pPr>
              <w:pStyle w:val="PuceGrise"/>
              <w:numPr>
                <w:ilvl w:val="0"/>
                <w:numId w:val="0"/>
              </w:numPr>
              <w:rPr>
                <w:rFonts w:ascii="Times New Roman" w:hAnsi="Times New Roman"/>
                <w:sz w:val="24"/>
              </w:rPr>
            </w:pPr>
          </w:p>
        </w:tc>
      </w:tr>
    </w:tbl>
    <w:p w14:paraId="02972859" w14:textId="77777777" w:rsidR="00BE1DEC" w:rsidRPr="00925322" w:rsidRDefault="00BE1DEC" w:rsidP="00BE1DEC">
      <w:pPr>
        <w:spacing w:line="480" w:lineRule="auto"/>
        <w:rPr>
          <w:b/>
          <w:bCs/>
        </w:rPr>
      </w:pPr>
    </w:p>
    <w:p w14:paraId="7BF38345" w14:textId="77777777" w:rsidR="00BE1DEC" w:rsidRPr="00925322" w:rsidRDefault="00BE1DEC" w:rsidP="00BE1DEC">
      <w:pPr>
        <w:spacing w:line="480" w:lineRule="auto"/>
        <w:rPr>
          <w:b/>
          <w:bCs/>
        </w:rPr>
      </w:pPr>
      <w:r w:rsidRPr="00925322">
        <w:rPr>
          <w:b/>
          <w:bCs/>
        </w:rPr>
        <w:br w:type="page"/>
      </w:r>
    </w:p>
    <w:p w14:paraId="47FFDCF6" w14:textId="77777777" w:rsidR="00BE1DEC" w:rsidRPr="00925322" w:rsidRDefault="00BE1DEC" w:rsidP="00BE1DEC">
      <w:pPr>
        <w:pStyle w:val="Titresection"/>
        <w:numPr>
          <w:ilvl w:val="0"/>
          <w:numId w:val="5"/>
        </w:numPr>
        <w:rPr>
          <w:rFonts w:ascii="Times New Roman" w:hAnsi="Times New Roman"/>
          <w:sz w:val="24"/>
        </w:rPr>
      </w:pPr>
      <w:r w:rsidRPr="00925322">
        <w:rPr>
          <w:rFonts w:ascii="Times New Roman" w:hAnsi="Times New Roman"/>
          <w:sz w:val="32"/>
          <w:szCs w:val="32"/>
          <w:u w:val="single"/>
        </w:rPr>
        <w:lastRenderedPageBreak/>
        <w:t xml:space="preserve">Autres </w:t>
      </w:r>
      <w:proofErr w:type="spellStart"/>
      <w:r w:rsidRPr="00925322">
        <w:rPr>
          <w:rFonts w:ascii="Times New Roman" w:hAnsi="Times New Roman"/>
          <w:sz w:val="32"/>
          <w:szCs w:val="32"/>
          <w:u w:val="single"/>
        </w:rPr>
        <w:t>Etudes</w:t>
      </w:r>
      <w:proofErr w:type="spellEnd"/>
      <w:r w:rsidRPr="00925322">
        <w:rPr>
          <w:rFonts w:ascii="Times New Roman" w:hAnsi="Times New Roman"/>
          <w:sz w:val="32"/>
          <w:szCs w:val="32"/>
          <w:u w:val="single"/>
        </w:rPr>
        <w:t xml:space="preserve"> et Formations techniques</w:t>
      </w:r>
    </w:p>
    <w:p w14:paraId="3DCCB3B1" w14:textId="77777777" w:rsidR="00BE1DEC" w:rsidRPr="00925322" w:rsidRDefault="00BE1DEC" w:rsidP="00BE1DEC">
      <w:pPr>
        <w:spacing w:line="360" w:lineRule="auto"/>
        <w:rPr>
          <w:b/>
          <w:bCs/>
        </w:rPr>
      </w:pPr>
    </w:p>
    <w:p w14:paraId="71165D79" w14:textId="77777777" w:rsidR="00BE1DEC" w:rsidRPr="00925322" w:rsidRDefault="00BE1DEC" w:rsidP="00BE1DEC"/>
    <w:tbl>
      <w:tblPr>
        <w:tblW w:w="103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71"/>
        <w:gridCol w:w="3718"/>
        <w:gridCol w:w="2900"/>
        <w:gridCol w:w="2017"/>
      </w:tblGrid>
      <w:tr w:rsidR="00BE1DEC" w:rsidRPr="00925322" w14:paraId="4C86F2E7" w14:textId="77777777" w:rsidTr="008842E0">
        <w:trPr>
          <w:jc w:val="center"/>
        </w:trPr>
        <w:tc>
          <w:tcPr>
            <w:tcW w:w="1671" w:type="dxa"/>
            <w:shd w:val="clear" w:color="auto" w:fill="FDE9D9"/>
          </w:tcPr>
          <w:p w14:paraId="020CD270" w14:textId="77777777" w:rsidR="00BE1DEC" w:rsidRPr="00925322" w:rsidRDefault="00BE1DEC" w:rsidP="008842E0">
            <w:pPr>
              <w:pStyle w:val="Heading2"/>
              <w:jc w:val="center"/>
            </w:pPr>
            <w:r w:rsidRPr="00925322">
              <w:t>Période</w:t>
            </w:r>
          </w:p>
        </w:tc>
        <w:tc>
          <w:tcPr>
            <w:tcW w:w="3718" w:type="dxa"/>
            <w:shd w:val="clear" w:color="auto" w:fill="FDE9D9"/>
          </w:tcPr>
          <w:p w14:paraId="40F1C052" w14:textId="77777777" w:rsidR="00BE1DEC" w:rsidRPr="00925322" w:rsidRDefault="00BE1DEC" w:rsidP="008842E0">
            <w:pPr>
              <w:jc w:val="center"/>
              <w:rPr>
                <w:b/>
                <w:bCs/>
              </w:rPr>
            </w:pPr>
            <w:proofErr w:type="spellStart"/>
            <w:r w:rsidRPr="00925322">
              <w:rPr>
                <w:b/>
                <w:bCs/>
              </w:rPr>
              <w:t>Ecole</w:t>
            </w:r>
            <w:proofErr w:type="spellEnd"/>
            <w:r w:rsidRPr="00925322">
              <w:rPr>
                <w:b/>
                <w:bCs/>
              </w:rPr>
              <w:t xml:space="preserve"> ou Institution</w:t>
            </w:r>
          </w:p>
        </w:tc>
        <w:tc>
          <w:tcPr>
            <w:tcW w:w="2900" w:type="dxa"/>
            <w:shd w:val="clear" w:color="auto" w:fill="FDE9D9"/>
          </w:tcPr>
          <w:p w14:paraId="156BD506" w14:textId="77777777" w:rsidR="00BE1DEC" w:rsidRPr="00925322" w:rsidRDefault="00BE1DEC" w:rsidP="008842E0">
            <w:pPr>
              <w:jc w:val="center"/>
              <w:rPr>
                <w:b/>
                <w:bCs/>
              </w:rPr>
            </w:pPr>
            <w:r w:rsidRPr="00925322">
              <w:rPr>
                <w:b/>
                <w:bCs/>
              </w:rPr>
              <w:t>Diplôme</w:t>
            </w:r>
            <w:r>
              <w:rPr>
                <w:b/>
                <w:bCs/>
              </w:rPr>
              <w:t>s/attestations</w:t>
            </w:r>
            <w:r w:rsidRPr="00925322">
              <w:rPr>
                <w:b/>
                <w:bCs/>
              </w:rPr>
              <w:t xml:space="preserve"> Obtenus</w:t>
            </w:r>
          </w:p>
        </w:tc>
        <w:tc>
          <w:tcPr>
            <w:tcW w:w="2017" w:type="dxa"/>
            <w:shd w:val="clear" w:color="auto" w:fill="FDE9D9"/>
          </w:tcPr>
          <w:p w14:paraId="64D7F961" w14:textId="77777777" w:rsidR="00BE1DEC" w:rsidRPr="00925322" w:rsidRDefault="00BE1DEC" w:rsidP="008842E0">
            <w:pPr>
              <w:jc w:val="center"/>
              <w:rPr>
                <w:b/>
                <w:bCs/>
              </w:rPr>
            </w:pPr>
            <w:r w:rsidRPr="00925322">
              <w:rPr>
                <w:b/>
                <w:bCs/>
              </w:rPr>
              <w:t>Observation</w:t>
            </w:r>
          </w:p>
        </w:tc>
      </w:tr>
      <w:tr w:rsidR="00BE1DEC" w:rsidRPr="00925322" w14:paraId="3A6D2788" w14:textId="77777777" w:rsidTr="008842E0">
        <w:trPr>
          <w:jc w:val="center"/>
        </w:trPr>
        <w:tc>
          <w:tcPr>
            <w:tcW w:w="1671" w:type="dxa"/>
          </w:tcPr>
          <w:p w14:paraId="70215AA3" w14:textId="77777777" w:rsidR="00BE1DEC" w:rsidRPr="00925322" w:rsidRDefault="00BE1DEC" w:rsidP="008842E0">
            <w:pPr>
              <w:jc w:val="center"/>
              <w:rPr>
                <w:b/>
                <w:bCs/>
              </w:rPr>
            </w:pPr>
            <w:r w:rsidRPr="00925322">
              <w:rPr>
                <w:b/>
                <w:bCs/>
              </w:rPr>
              <w:t>2002</w:t>
            </w:r>
          </w:p>
        </w:tc>
        <w:tc>
          <w:tcPr>
            <w:tcW w:w="3718" w:type="dxa"/>
          </w:tcPr>
          <w:p w14:paraId="4A9F0D6F" w14:textId="77777777" w:rsidR="00BE1DEC" w:rsidRPr="00925322" w:rsidRDefault="00BE1DEC" w:rsidP="008842E0">
            <w:r w:rsidRPr="00925322">
              <w:t xml:space="preserve">Formation en techniques de capture de la faune sauvage </w:t>
            </w:r>
          </w:p>
          <w:p w14:paraId="52D33CA8" w14:textId="77777777" w:rsidR="00BE1DEC" w:rsidRDefault="00BE1DEC" w:rsidP="008842E0">
            <w:r>
              <w:t>(ZIMBABWE)</w:t>
            </w:r>
          </w:p>
          <w:p w14:paraId="0CCAD100" w14:textId="77777777" w:rsidR="00BE1DEC" w:rsidRPr="00925322" w:rsidRDefault="00BE1DEC" w:rsidP="008842E0"/>
        </w:tc>
        <w:tc>
          <w:tcPr>
            <w:tcW w:w="2900" w:type="dxa"/>
          </w:tcPr>
          <w:p w14:paraId="5BC0A9EA" w14:textId="77777777" w:rsidR="00BE1DEC" w:rsidRPr="00925322" w:rsidRDefault="00BE1DEC" w:rsidP="008842E0"/>
          <w:p w14:paraId="094369B3" w14:textId="77777777" w:rsidR="00BE1DEC" w:rsidRPr="00925322" w:rsidRDefault="00BE1DEC" w:rsidP="008842E0">
            <w:pPr>
              <w:jc w:val="center"/>
            </w:pPr>
            <w:r>
              <w:t>Attestation</w:t>
            </w:r>
          </w:p>
        </w:tc>
        <w:tc>
          <w:tcPr>
            <w:tcW w:w="2017" w:type="dxa"/>
          </w:tcPr>
          <w:p w14:paraId="7A3ABCE2" w14:textId="77777777" w:rsidR="00BE1DEC" w:rsidRPr="00925322" w:rsidRDefault="00BE1DEC" w:rsidP="008842E0">
            <w:pPr>
              <w:jc w:val="center"/>
            </w:pPr>
            <w:r w:rsidRPr="00925322">
              <w:t>Programme PACE</w:t>
            </w:r>
          </w:p>
        </w:tc>
      </w:tr>
      <w:tr w:rsidR="00BE1DEC" w:rsidRPr="00925322" w14:paraId="06D52A2E" w14:textId="77777777" w:rsidTr="008842E0">
        <w:trPr>
          <w:jc w:val="center"/>
        </w:trPr>
        <w:tc>
          <w:tcPr>
            <w:tcW w:w="1671" w:type="dxa"/>
          </w:tcPr>
          <w:p w14:paraId="089268F2" w14:textId="77777777" w:rsidR="00BE1DEC" w:rsidRPr="00925322" w:rsidRDefault="00BE1DEC" w:rsidP="008842E0">
            <w:pPr>
              <w:jc w:val="center"/>
              <w:rPr>
                <w:b/>
                <w:bCs/>
              </w:rPr>
            </w:pPr>
          </w:p>
          <w:p w14:paraId="73D0CBE6" w14:textId="77777777" w:rsidR="00BE1DEC" w:rsidRPr="00925322" w:rsidRDefault="00BE1DEC" w:rsidP="008842E0">
            <w:pPr>
              <w:jc w:val="center"/>
              <w:rPr>
                <w:b/>
                <w:bCs/>
              </w:rPr>
            </w:pPr>
            <w:r w:rsidRPr="00925322">
              <w:rPr>
                <w:b/>
                <w:bCs/>
              </w:rPr>
              <w:t>2001</w:t>
            </w:r>
          </w:p>
        </w:tc>
        <w:tc>
          <w:tcPr>
            <w:tcW w:w="3718" w:type="dxa"/>
          </w:tcPr>
          <w:p w14:paraId="2C2B3B67" w14:textId="77777777" w:rsidR="00BE1DEC" w:rsidRDefault="00BE1DEC" w:rsidP="008842E0">
            <w:r>
              <w:t xml:space="preserve">Formation en </w:t>
            </w:r>
            <w:proofErr w:type="spellStart"/>
            <w:r>
              <w:t>E</w:t>
            </w:r>
            <w:r w:rsidRPr="00925322">
              <w:t>pidémio</w:t>
            </w:r>
            <w:proofErr w:type="spellEnd"/>
            <w:r w:rsidRPr="00925322">
              <w:t>-surveilla</w:t>
            </w:r>
            <w:r>
              <w:t>nce de la faune sauvage (GABON)</w:t>
            </w:r>
          </w:p>
          <w:p w14:paraId="1192BA35" w14:textId="77777777" w:rsidR="00BE1DEC" w:rsidRPr="00925322" w:rsidRDefault="00BE1DEC" w:rsidP="008842E0"/>
        </w:tc>
        <w:tc>
          <w:tcPr>
            <w:tcW w:w="2900" w:type="dxa"/>
          </w:tcPr>
          <w:p w14:paraId="44FE4A49" w14:textId="77777777" w:rsidR="00BE1DEC" w:rsidRPr="00925322" w:rsidRDefault="00BE1DEC" w:rsidP="008842E0"/>
          <w:p w14:paraId="6A74B3D9" w14:textId="77777777" w:rsidR="00BE1DEC" w:rsidRPr="00925322" w:rsidRDefault="00BE1DEC" w:rsidP="008842E0">
            <w:pPr>
              <w:jc w:val="center"/>
            </w:pPr>
            <w:r>
              <w:t xml:space="preserve">Attestation </w:t>
            </w:r>
          </w:p>
        </w:tc>
        <w:tc>
          <w:tcPr>
            <w:tcW w:w="2017" w:type="dxa"/>
          </w:tcPr>
          <w:p w14:paraId="1A248A2A" w14:textId="77777777" w:rsidR="00BE1DEC" w:rsidRPr="00925322" w:rsidRDefault="00BE1DEC" w:rsidP="008842E0">
            <w:pPr>
              <w:jc w:val="center"/>
            </w:pPr>
            <w:r w:rsidRPr="00925322">
              <w:t>Programme PACE</w:t>
            </w:r>
          </w:p>
        </w:tc>
      </w:tr>
      <w:tr w:rsidR="00BE1DEC" w:rsidRPr="00925322" w14:paraId="3E09C3EC" w14:textId="77777777" w:rsidTr="008842E0">
        <w:trPr>
          <w:jc w:val="center"/>
        </w:trPr>
        <w:tc>
          <w:tcPr>
            <w:tcW w:w="1671" w:type="dxa"/>
          </w:tcPr>
          <w:p w14:paraId="3ABFCDAD" w14:textId="77777777" w:rsidR="00BE1DEC" w:rsidRPr="00925322" w:rsidRDefault="00BE1DEC" w:rsidP="008842E0">
            <w:pPr>
              <w:jc w:val="center"/>
              <w:rPr>
                <w:b/>
                <w:bCs/>
              </w:rPr>
            </w:pPr>
          </w:p>
          <w:p w14:paraId="6B422AB4" w14:textId="77777777" w:rsidR="00BE1DEC" w:rsidRPr="00925322" w:rsidRDefault="00BE1DEC" w:rsidP="008842E0">
            <w:pPr>
              <w:jc w:val="center"/>
              <w:rPr>
                <w:b/>
                <w:bCs/>
              </w:rPr>
            </w:pPr>
            <w:r w:rsidRPr="00925322">
              <w:rPr>
                <w:b/>
                <w:bCs/>
              </w:rPr>
              <w:t>1999</w:t>
            </w:r>
          </w:p>
        </w:tc>
        <w:tc>
          <w:tcPr>
            <w:tcW w:w="3718" w:type="dxa"/>
          </w:tcPr>
          <w:p w14:paraId="646D38D2" w14:textId="77777777" w:rsidR="00BE1DEC" w:rsidRPr="00925322" w:rsidRDefault="00BE1DEC" w:rsidP="008842E0">
            <w:r w:rsidRPr="00925322">
              <w:t xml:space="preserve">Formation en technique de capture de la faune sauvage </w:t>
            </w:r>
          </w:p>
          <w:p w14:paraId="4D29ACD3" w14:textId="77777777" w:rsidR="00BE1DEC" w:rsidRPr="00925322" w:rsidRDefault="00BE1DEC" w:rsidP="008842E0">
            <w:r w:rsidRPr="00925322">
              <w:t>(KENYA)</w:t>
            </w:r>
          </w:p>
        </w:tc>
        <w:tc>
          <w:tcPr>
            <w:tcW w:w="2900" w:type="dxa"/>
          </w:tcPr>
          <w:p w14:paraId="52D80101" w14:textId="77777777" w:rsidR="00BE1DEC" w:rsidRPr="00925322" w:rsidRDefault="00BE1DEC" w:rsidP="008842E0">
            <w:pPr>
              <w:jc w:val="center"/>
            </w:pPr>
          </w:p>
          <w:p w14:paraId="43AB61D9" w14:textId="77777777" w:rsidR="00BE1DEC" w:rsidRPr="00925322" w:rsidRDefault="00BE1DEC" w:rsidP="008842E0">
            <w:pPr>
              <w:jc w:val="center"/>
            </w:pPr>
            <w:r>
              <w:t xml:space="preserve">Attestation </w:t>
            </w:r>
          </w:p>
        </w:tc>
        <w:tc>
          <w:tcPr>
            <w:tcW w:w="2017" w:type="dxa"/>
          </w:tcPr>
          <w:p w14:paraId="20D59D8C" w14:textId="77777777" w:rsidR="00BE1DEC" w:rsidRPr="00925322" w:rsidRDefault="00BE1DEC" w:rsidP="008842E0">
            <w:r w:rsidRPr="00925322">
              <w:t xml:space="preserve">Programme </w:t>
            </w:r>
            <w:proofErr w:type="spellStart"/>
            <w:r w:rsidRPr="00925322">
              <w:t>Pan-africain</w:t>
            </w:r>
            <w:proofErr w:type="spellEnd"/>
            <w:r w:rsidRPr="00925322">
              <w:t xml:space="preserve"> de Lutte contre la peste bovine (PARC)</w:t>
            </w:r>
          </w:p>
        </w:tc>
      </w:tr>
      <w:tr w:rsidR="00BE1DEC" w:rsidRPr="00925322" w14:paraId="737FF519" w14:textId="77777777" w:rsidTr="008842E0">
        <w:trPr>
          <w:jc w:val="center"/>
        </w:trPr>
        <w:tc>
          <w:tcPr>
            <w:tcW w:w="1671" w:type="dxa"/>
          </w:tcPr>
          <w:p w14:paraId="17AE1A31" w14:textId="77777777" w:rsidR="00BE1DEC" w:rsidRPr="00925322" w:rsidRDefault="00BE1DEC" w:rsidP="008842E0">
            <w:pPr>
              <w:jc w:val="center"/>
              <w:rPr>
                <w:b/>
                <w:bCs/>
              </w:rPr>
            </w:pPr>
          </w:p>
          <w:p w14:paraId="0D2F7B08" w14:textId="77777777" w:rsidR="00BE1DEC" w:rsidRPr="00925322" w:rsidRDefault="00BE1DEC" w:rsidP="008842E0">
            <w:pPr>
              <w:jc w:val="center"/>
              <w:rPr>
                <w:b/>
                <w:bCs/>
              </w:rPr>
            </w:pPr>
          </w:p>
          <w:p w14:paraId="718FA258" w14:textId="77777777" w:rsidR="00BE1DEC" w:rsidRPr="00925322" w:rsidRDefault="00BE1DEC" w:rsidP="008842E0">
            <w:pPr>
              <w:jc w:val="center"/>
              <w:rPr>
                <w:b/>
                <w:bCs/>
              </w:rPr>
            </w:pPr>
            <w:r w:rsidRPr="00925322">
              <w:rPr>
                <w:b/>
                <w:bCs/>
              </w:rPr>
              <w:t>1983</w:t>
            </w:r>
          </w:p>
        </w:tc>
        <w:tc>
          <w:tcPr>
            <w:tcW w:w="3718" w:type="dxa"/>
          </w:tcPr>
          <w:p w14:paraId="2E53EBE7" w14:textId="77777777" w:rsidR="00BE1DEC" w:rsidRDefault="00BE1DEC" w:rsidP="008842E0">
            <w:proofErr w:type="spellStart"/>
            <w:r w:rsidRPr="00925322">
              <w:t>Volonters</w:t>
            </w:r>
            <w:proofErr w:type="spellEnd"/>
            <w:r w:rsidRPr="00925322">
              <w:t xml:space="preserve"> in </w:t>
            </w:r>
            <w:proofErr w:type="spellStart"/>
            <w:r w:rsidRPr="00925322">
              <w:t>Technical</w:t>
            </w:r>
            <w:proofErr w:type="spellEnd"/>
            <w:r w:rsidRPr="00925322">
              <w:t xml:space="preserve"> </w:t>
            </w:r>
            <w:proofErr w:type="gramStart"/>
            <w:r w:rsidRPr="00925322">
              <w:t>Assist</w:t>
            </w:r>
            <w:r>
              <w:t>ance  (</w:t>
            </w:r>
            <w:proofErr w:type="gramEnd"/>
            <w:r>
              <w:t xml:space="preserve">VITA) Washington (USA) </w:t>
            </w:r>
            <w:r w:rsidRPr="00925322">
              <w:t xml:space="preserve"> </w:t>
            </w:r>
          </w:p>
          <w:p w14:paraId="648DBFFA" w14:textId="77777777" w:rsidR="00BE1DEC" w:rsidRDefault="00BE1DEC" w:rsidP="008842E0"/>
          <w:p w14:paraId="2D0AC977" w14:textId="77777777" w:rsidR="00BE1DEC" w:rsidRPr="00925322" w:rsidRDefault="00BE1DEC" w:rsidP="008842E0">
            <w:r w:rsidRPr="00925322">
              <w:t xml:space="preserve">INADES Formation -Abidjan </w:t>
            </w:r>
          </w:p>
          <w:p w14:paraId="11DFA670" w14:textId="77777777" w:rsidR="00BE1DEC" w:rsidRPr="00925322" w:rsidRDefault="00BE1DEC" w:rsidP="008842E0">
            <w:r w:rsidRPr="00925322">
              <w:t xml:space="preserve"> (République de Côte-d’Ivoire)</w:t>
            </w:r>
          </w:p>
        </w:tc>
        <w:tc>
          <w:tcPr>
            <w:tcW w:w="2900" w:type="dxa"/>
          </w:tcPr>
          <w:p w14:paraId="4C00BFBF" w14:textId="77777777" w:rsidR="00BE1DEC" w:rsidRDefault="00BE1DEC" w:rsidP="008842E0">
            <w:pPr>
              <w:jc w:val="center"/>
            </w:pPr>
            <w:r>
              <w:t>Diplôme de D</w:t>
            </w:r>
            <w:r w:rsidRPr="00925322">
              <w:t>ocumentaliste</w:t>
            </w:r>
            <w:r>
              <w:t xml:space="preserve"> et de Bibliothéconomie</w:t>
            </w:r>
          </w:p>
          <w:p w14:paraId="53C8F0E8" w14:textId="77777777" w:rsidR="00BE1DEC" w:rsidRDefault="00BE1DEC" w:rsidP="008842E0">
            <w:pPr>
              <w:jc w:val="center"/>
            </w:pPr>
          </w:p>
          <w:p w14:paraId="5ECECB0C" w14:textId="77777777" w:rsidR="00BE1DEC" w:rsidRDefault="00BE1DEC" w:rsidP="008842E0">
            <w:pPr>
              <w:jc w:val="center"/>
            </w:pPr>
          </w:p>
          <w:p w14:paraId="3E50723D" w14:textId="77777777" w:rsidR="00BE1DEC" w:rsidRPr="00925322" w:rsidRDefault="00BE1DEC" w:rsidP="008842E0">
            <w:pPr>
              <w:jc w:val="center"/>
            </w:pPr>
            <w:r>
              <w:t>-</w:t>
            </w:r>
          </w:p>
        </w:tc>
        <w:tc>
          <w:tcPr>
            <w:tcW w:w="2017" w:type="dxa"/>
          </w:tcPr>
          <w:p w14:paraId="2F3B50B3" w14:textId="77777777" w:rsidR="00BE1DEC" w:rsidRPr="00925322" w:rsidRDefault="00BE1DEC" w:rsidP="008842E0">
            <w:pPr>
              <w:jc w:val="center"/>
              <w:rPr>
                <w:lang w:val="en-GB"/>
              </w:rPr>
            </w:pPr>
            <w:r w:rsidRPr="00925322">
              <w:rPr>
                <w:lang w:val="en-GB"/>
              </w:rPr>
              <w:t>USAID</w:t>
            </w:r>
          </w:p>
          <w:p w14:paraId="1193A1E5" w14:textId="77777777" w:rsidR="00BE1DEC" w:rsidRDefault="00BE1DEC" w:rsidP="008842E0">
            <w:pPr>
              <w:jc w:val="center"/>
              <w:rPr>
                <w:lang w:val="en-GB"/>
              </w:rPr>
            </w:pPr>
            <w:r w:rsidRPr="00925322">
              <w:rPr>
                <w:lang w:val="en-GB"/>
              </w:rPr>
              <w:t>(USA)</w:t>
            </w:r>
          </w:p>
          <w:p w14:paraId="67B690E0" w14:textId="77777777" w:rsidR="00BE1DEC" w:rsidRDefault="00BE1DEC" w:rsidP="008842E0">
            <w:pPr>
              <w:jc w:val="center"/>
              <w:rPr>
                <w:lang w:val="en-GB"/>
              </w:rPr>
            </w:pPr>
          </w:p>
          <w:p w14:paraId="61E0D48A" w14:textId="77777777" w:rsidR="00BE1DEC" w:rsidRDefault="00BE1DEC" w:rsidP="008842E0">
            <w:pPr>
              <w:jc w:val="center"/>
              <w:rPr>
                <w:lang w:val="en-GB"/>
              </w:rPr>
            </w:pPr>
          </w:p>
          <w:p w14:paraId="094692F2" w14:textId="77777777" w:rsidR="00BE1DEC" w:rsidRPr="00925322" w:rsidRDefault="00BE1DEC" w:rsidP="008842E0">
            <w:pPr>
              <w:jc w:val="center"/>
              <w:rPr>
                <w:lang w:val="en-GB"/>
              </w:rPr>
            </w:pPr>
            <w:r>
              <w:rPr>
                <w:lang w:val="en-GB"/>
              </w:rPr>
              <w:t>RCI</w:t>
            </w:r>
          </w:p>
        </w:tc>
      </w:tr>
    </w:tbl>
    <w:p w14:paraId="0EEAC036" w14:textId="77777777" w:rsidR="00BE1DEC" w:rsidRPr="00925322" w:rsidRDefault="00BE1DEC" w:rsidP="00BE1DEC"/>
    <w:p w14:paraId="5EDCA278" w14:textId="77777777" w:rsidR="00BE1DEC" w:rsidRPr="00925322" w:rsidRDefault="00BE1DEC" w:rsidP="00BE1DEC">
      <w:r w:rsidRPr="00925322">
        <w:rPr>
          <w:u w:val="single"/>
        </w:rPr>
        <w:t>NB</w:t>
      </w:r>
      <w:r w:rsidRPr="00925322">
        <w:t xml:space="preserve"> : PACE (Programme Panafricain de Contrôle des </w:t>
      </w:r>
      <w:proofErr w:type="spellStart"/>
      <w:r w:rsidRPr="00925322">
        <w:t>Epizooties</w:t>
      </w:r>
      <w:proofErr w:type="spellEnd"/>
      <w:r w:rsidRPr="00925322">
        <w:t>, Union Africaine-UE)</w:t>
      </w:r>
    </w:p>
    <w:p w14:paraId="5151C10A" w14:textId="77777777" w:rsidR="00BE1DEC" w:rsidRPr="00925322" w:rsidRDefault="00BE1DEC" w:rsidP="00BE1DEC">
      <w:pPr>
        <w:rPr>
          <w:lang w:val="en-GB"/>
        </w:rPr>
      </w:pPr>
      <w:r w:rsidRPr="00925322">
        <w:t xml:space="preserve">         </w:t>
      </w:r>
      <w:r w:rsidRPr="00925322">
        <w:rPr>
          <w:lang w:val="en-GB"/>
        </w:rPr>
        <w:t xml:space="preserve">PARC (Pan African of Rider pest Control, (Union </w:t>
      </w:r>
      <w:proofErr w:type="spellStart"/>
      <w:r w:rsidRPr="00925322">
        <w:rPr>
          <w:lang w:val="en-GB"/>
        </w:rPr>
        <w:t>Africaine</w:t>
      </w:r>
      <w:proofErr w:type="spellEnd"/>
      <w:r w:rsidRPr="00925322">
        <w:rPr>
          <w:lang w:val="en-GB"/>
        </w:rPr>
        <w:t>-UE).</w:t>
      </w:r>
    </w:p>
    <w:p w14:paraId="4867889B" w14:textId="77777777" w:rsidR="00BE1DEC" w:rsidRPr="00925322" w:rsidRDefault="00BE1DEC" w:rsidP="00BE1DEC">
      <w:pPr>
        <w:rPr>
          <w:lang w:val="en-GB"/>
        </w:rPr>
      </w:pPr>
    </w:p>
    <w:p w14:paraId="46F07255" w14:textId="77777777" w:rsidR="00BE1DEC" w:rsidRPr="00925322" w:rsidRDefault="00BE1DEC" w:rsidP="00BE1DEC">
      <w:pPr>
        <w:rPr>
          <w:lang w:val="en-GB"/>
        </w:rPr>
      </w:pPr>
    </w:p>
    <w:p w14:paraId="115F006C" w14:textId="77777777" w:rsidR="00BE1DEC" w:rsidRPr="00925322" w:rsidRDefault="00BE1DEC" w:rsidP="00BE1DEC">
      <w:pPr>
        <w:pStyle w:val="ListParagraph"/>
        <w:numPr>
          <w:ilvl w:val="0"/>
          <w:numId w:val="5"/>
        </w:numPr>
        <w:rPr>
          <w:b/>
          <w:i/>
          <w:u w:val="single"/>
        </w:rPr>
      </w:pPr>
      <w:r w:rsidRPr="00925322">
        <w:t>Principales compétences</w:t>
      </w:r>
    </w:p>
    <w:p w14:paraId="049FE509" w14:textId="77777777" w:rsidR="00BE1DEC" w:rsidRPr="00925322" w:rsidRDefault="00BE1DEC" w:rsidP="00BE1DEC">
      <w:pPr>
        <w:pStyle w:val="ListParagraph"/>
      </w:pPr>
    </w:p>
    <w:p w14:paraId="05224DC9" w14:textId="77777777" w:rsidR="00BE1DEC" w:rsidRPr="00925322" w:rsidRDefault="00BE1DEC" w:rsidP="00BE1DEC">
      <w:pPr>
        <w:pStyle w:val="ListParagraph"/>
      </w:pPr>
    </w:p>
    <w:p w14:paraId="100EBE63" w14:textId="77777777" w:rsidR="00BE1DEC" w:rsidRPr="00E71810" w:rsidRDefault="00BE1DEC" w:rsidP="00BE1DEC">
      <w:pPr>
        <w:pStyle w:val="ListParagraph"/>
        <w:numPr>
          <w:ilvl w:val="0"/>
          <w:numId w:val="6"/>
        </w:numPr>
        <w:jc w:val="both"/>
        <w:rPr>
          <w:b/>
          <w:i/>
          <w:u w:val="single"/>
        </w:rPr>
      </w:pPr>
      <w:r w:rsidRPr="00925322">
        <w:rPr>
          <w:b/>
        </w:rPr>
        <w:t>Gestion des aires protégées :</w:t>
      </w:r>
      <w:r w:rsidRPr="00925322">
        <w:t xml:space="preserve"> rédaction de plans de gestion, stratégie de surveillance, développement du tourisme, formation des guides, aménagement de </w:t>
      </w:r>
      <w:proofErr w:type="gramStart"/>
      <w:r w:rsidRPr="00925322">
        <w:t>pistes ,</w:t>
      </w:r>
      <w:proofErr w:type="gramEnd"/>
      <w:r w:rsidRPr="00925322">
        <w:t xml:space="preserve"> de barrages et points d’eau, conception de programme des feux et réalisation, suivi et aménagement des salines, captures et translocation, gestion du pastoralisme….</w:t>
      </w:r>
    </w:p>
    <w:p w14:paraId="20AA8F71" w14:textId="77777777" w:rsidR="00BE1DEC" w:rsidRPr="00925322" w:rsidRDefault="00BE1DEC" w:rsidP="00BE1DEC">
      <w:pPr>
        <w:pStyle w:val="ListParagraph"/>
        <w:ind w:left="1440"/>
        <w:jc w:val="both"/>
        <w:rPr>
          <w:b/>
          <w:i/>
          <w:u w:val="single"/>
        </w:rPr>
      </w:pPr>
    </w:p>
    <w:p w14:paraId="4A4DB3B9" w14:textId="77777777" w:rsidR="00BE1DEC" w:rsidRPr="00E71810" w:rsidRDefault="00BE1DEC" w:rsidP="00BE1DEC">
      <w:pPr>
        <w:pStyle w:val="ListParagraph"/>
        <w:numPr>
          <w:ilvl w:val="0"/>
          <w:numId w:val="6"/>
        </w:numPr>
        <w:jc w:val="both"/>
        <w:rPr>
          <w:b/>
          <w:i/>
          <w:u w:val="single"/>
        </w:rPr>
      </w:pPr>
      <w:r w:rsidRPr="00925322">
        <w:rPr>
          <w:b/>
        </w:rPr>
        <w:t>Gestion de la périphérie des Aires Protégées </w:t>
      </w:r>
      <w:r w:rsidRPr="00925322">
        <w:t>: création et appui au fonctionnement de groupements, mise en place de la gouvernance locale</w:t>
      </w:r>
      <w:r>
        <w:t xml:space="preserve"> des ressources naturelles</w:t>
      </w:r>
      <w:r w:rsidRPr="00925322">
        <w:t>, identification et développement d’activités génératrices de revenus, approche genre, gestion de conflits…etc.</w:t>
      </w:r>
    </w:p>
    <w:p w14:paraId="21F49999" w14:textId="77777777" w:rsidR="00BE1DEC" w:rsidRPr="00E71810" w:rsidRDefault="00BE1DEC" w:rsidP="00BE1DEC">
      <w:pPr>
        <w:jc w:val="both"/>
        <w:rPr>
          <w:b/>
          <w:i/>
          <w:u w:val="single"/>
        </w:rPr>
      </w:pPr>
    </w:p>
    <w:p w14:paraId="3FB550CF" w14:textId="77777777" w:rsidR="00BE1DEC" w:rsidRPr="00E71810" w:rsidRDefault="00BE1DEC" w:rsidP="00BE1DEC">
      <w:pPr>
        <w:pStyle w:val="ListParagraph"/>
        <w:numPr>
          <w:ilvl w:val="0"/>
          <w:numId w:val="6"/>
        </w:numPr>
        <w:jc w:val="both"/>
        <w:rPr>
          <w:b/>
          <w:i/>
          <w:u w:val="single"/>
        </w:rPr>
      </w:pPr>
      <w:proofErr w:type="gramStart"/>
      <w:r w:rsidRPr="00925322">
        <w:rPr>
          <w:b/>
        </w:rPr>
        <w:t>Gestion  de</w:t>
      </w:r>
      <w:proofErr w:type="gramEnd"/>
      <w:r w:rsidRPr="00925322">
        <w:rPr>
          <w:b/>
        </w:rPr>
        <w:t xml:space="preserve"> projet</w:t>
      </w:r>
      <w:r>
        <w:rPr>
          <w:b/>
        </w:rPr>
        <w:t>s</w:t>
      </w:r>
      <w:r w:rsidRPr="00925322">
        <w:rPr>
          <w:b/>
        </w:rPr>
        <w:t> :</w:t>
      </w:r>
      <w:r w:rsidRPr="00925322">
        <w:t xml:space="preserve"> planification des actions, budgets-programme, recrutement et gestion du personnel, programme de formation et renforcement des capacités, suivi des </w:t>
      </w:r>
      <w:r>
        <w:t>finances et de la comptabilité….</w:t>
      </w:r>
    </w:p>
    <w:p w14:paraId="29E9E0F4" w14:textId="77777777" w:rsidR="00BE1DEC" w:rsidRPr="00E71810" w:rsidRDefault="00BE1DEC" w:rsidP="00BE1DEC">
      <w:pPr>
        <w:jc w:val="both"/>
        <w:rPr>
          <w:b/>
          <w:i/>
          <w:u w:val="single"/>
        </w:rPr>
      </w:pPr>
    </w:p>
    <w:p w14:paraId="0C67BC9F" w14:textId="77777777" w:rsidR="00BE1DEC" w:rsidRPr="00E71810" w:rsidRDefault="00BE1DEC" w:rsidP="00BE1DEC">
      <w:pPr>
        <w:pStyle w:val="ListParagraph"/>
        <w:numPr>
          <w:ilvl w:val="0"/>
          <w:numId w:val="7"/>
        </w:numPr>
        <w:jc w:val="both"/>
        <w:rPr>
          <w:b/>
          <w:i/>
          <w:u w:val="single"/>
        </w:rPr>
      </w:pPr>
      <w:r w:rsidRPr="00925322">
        <w:rPr>
          <w:b/>
        </w:rPr>
        <w:lastRenderedPageBreak/>
        <w:t>Suivi écologique :</w:t>
      </w:r>
      <w:r w:rsidRPr="00925322">
        <w:t xml:space="preserve"> recensements terrestres et aériens, conception de programmes de </w:t>
      </w:r>
      <w:proofErr w:type="gramStart"/>
      <w:r w:rsidRPr="00925322">
        <w:t>suivi,  encadrements</w:t>
      </w:r>
      <w:proofErr w:type="gramEnd"/>
      <w:r w:rsidRPr="00925322">
        <w:t xml:space="preserve"> d’étudiants, suivi sanitaire…</w:t>
      </w:r>
    </w:p>
    <w:p w14:paraId="02BBDA49" w14:textId="77777777" w:rsidR="00BE1DEC" w:rsidRPr="00925322" w:rsidRDefault="00BE1DEC" w:rsidP="00BE1DEC">
      <w:pPr>
        <w:pStyle w:val="ListParagraph"/>
        <w:ind w:left="1440"/>
        <w:jc w:val="both"/>
        <w:rPr>
          <w:b/>
          <w:i/>
          <w:u w:val="single"/>
        </w:rPr>
      </w:pPr>
    </w:p>
    <w:p w14:paraId="7BB1D0AC" w14:textId="77777777" w:rsidR="00BE1DEC" w:rsidRPr="007B7114" w:rsidRDefault="00BE1DEC" w:rsidP="00BE1DEC">
      <w:pPr>
        <w:pStyle w:val="ListParagraph"/>
        <w:numPr>
          <w:ilvl w:val="0"/>
          <w:numId w:val="7"/>
        </w:numPr>
        <w:jc w:val="both"/>
        <w:rPr>
          <w:b/>
          <w:i/>
          <w:u w:val="single"/>
        </w:rPr>
      </w:pPr>
      <w:r w:rsidRPr="00925322">
        <w:rPr>
          <w:b/>
        </w:rPr>
        <w:t xml:space="preserve">Gestion de la grande et petite chasse : </w:t>
      </w:r>
      <w:r w:rsidRPr="00925322">
        <w:t>relations avec les professionnels, établissement et suivi de quotas, formation et examens, suivi des aménagements physiques de l’habitat, etc.</w:t>
      </w:r>
    </w:p>
    <w:p w14:paraId="6F9F527E" w14:textId="77777777" w:rsidR="00BE1DEC" w:rsidRPr="007B7114" w:rsidRDefault="00BE1DEC" w:rsidP="00BE1DEC">
      <w:pPr>
        <w:pStyle w:val="ListParagraph"/>
        <w:rPr>
          <w:b/>
          <w:i/>
          <w:u w:val="single"/>
        </w:rPr>
      </w:pPr>
    </w:p>
    <w:p w14:paraId="4E2C8DDB" w14:textId="77777777" w:rsidR="00BE1DEC" w:rsidRPr="00925322" w:rsidRDefault="00BE1DEC" w:rsidP="00BE1DEC">
      <w:pPr>
        <w:pStyle w:val="ListParagraph"/>
        <w:ind w:left="1440"/>
        <w:jc w:val="both"/>
        <w:rPr>
          <w:b/>
          <w:i/>
          <w:u w:val="single"/>
        </w:rPr>
      </w:pPr>
    </w:p>
    <w:p w14:paraId="1E4ADB8F" w14:textId="77777777" w:rsidR="00BE1DEC" w:rsidRPr="00925322" w:rsidRDefault="00BE1DEC" w:rsidP="00BE1DEC">
      <w:pPr>
        <w:pStyle w:val="ListParagraph"/>
        <w:numPr>
          <w:ilvl w:val="0"/>
          <w:numId w:val="7"/>
        </w:numPr>
        <w:jc w:val="both"/>
        <w:rPr>
          <w:i/>
          <w:u w:val="single"/>
        </w:rPr>
      </w:pPr>
      <w:r w:rsidRPr="00925322">
        <w:rPr>
          <w:b/>
        </w:rPr>
        <w:t xml:space="preserve">Renforcement des capacités des Gestionnaires de faune : </w:t>
      </w:r>
      <w:r w:rsidRPr="00925322">
        <w:t>Préparation et administration du cours sur l’Aménagement et la Gestion de la Faune à l’</w:t>
      </w:r>
      <w:proofErr w:type="spellStart"/>
      <w:r w:rsidRPr="00925322">
        <w:t>Ecole</w:t>
      </w:r>
      <w:proofErr w:type="spellEnd"/>
      <w:r w:rsidRPr="00925322">
        <w:t xml:space="preserve"> Nationale des Eaux et Forêts (</w:t>
      </w:r>
      <w:proofErr w:type="spellStart"/>
      <w:r w:rsidRPr="00925322">
        <w:t>Dindérésso</w:t>
      </w:r>
      <w:proofErr w:type="spellEnd"/>
      <w:r w:rsidRPr="00925322">
        <w:t>) et au cours de Diplôme Universitaire PAPACO-UICN/</w:t>
      </w:r>
      <w:proofErr w:type="gramStart"/>
      <w:r w:rsidRPr="00925322">
        <w:t xml:space="preserve">Université  </w:t>
      </w:r>
      <w:r>
        <w:t>Léopold</w:t>
      </w:r>
      <w:proofErr w:type="gramEnd"/>
      <w:r>
        <w:t xml:space="preserve"> S. </w:t>
      </w:r>
      <w:r w:rsidRPr="00925322">
        <w:t>Senghor d’Alexandrie (</w:t>
      </w:r>
      <w:proofErr w:type="spellStart"/>
      <w:r w:rsidRPr="00925322">
        <w:t>Egypte</w:t>
      </w:r>
      <w:proofErr w:type="spellEnd"/>
      <w:r w:rsidRPr="00925322">
        <w:t>).</w:t>
      </w:r>
    </w:p>
    <w:p w14:paraId="38D5BDFD" w14:textId="77777777" w:rsidR="00BE1DEC" w:rsidRDefault="00BE1DEC" w:rsidP="00BE1DEC">
      <w:pPr>
        <w:pStyle w:val="ListParagraph"/>
        <w:ind w:left="1440"/>
        <w:jc w:val="both"/>
      </w:pPr>
    </w:p>
    <w:p w14:paraId="7AE65FDC" w14:textId="77777777" w:rsidR="00BE1DEC" w:rsidRPr="00925322" w:rsidRDefault="00BE1DEC" w:rsidP="00BE1DEC">
      <w:pPr>
        <w:pStyle w:val="ListParagraph"/>
        <w:ind w:left="1440"/>
        <w:jc w:val="both"/>
        <w:rPr>
          <w:b/>
          <w:i/>
          <w:u w:val="single"/>
        </w:rPr>
      </w:pPr>
      <w:r w:rsidRPr="00925322">
        <w:t>Formation et équipement des miniers (INATA, ESSAKANE) en capture et translocation de serpents.</w:t>
      </w:r>
      <w:r w:rsidRPr="00925322">
        <w:rPr>
          <w:b/>
          <w:i/>
          <w:u w:val="single"/>
        </w:rPr>
        <w:br w:type="page"/>
      </w:r>
    </w:p>
    <w:p w14:paraId="72F869AA" w14:textId="77777777" w:rsidR="00BE1DEC" w:rsidRPr="00925322" w:rsidRDefault="00BE1DEC" w:rsidP="00BE1DEC">
      <w:pPr>
        <w:pStyle w:val="ListParagraph"/>
        <w:numPr>
          <w:ilvl w:val="0"/>
          <w:numId w:val="7"/>
        </w:numPr>
        <w:rPr>
          <w:b/>
          <w:i/>
          <w:u w:val="single"/>
        </w:rPr>
      </w:pPr>
      <w:r w:rsidRPr="00925322">
        <w:rPr>
          <w:b/>
          <w:i/>
          <w:sz w:val="28"/>
          <w:u w:val="single"/>
        </w:rPr>
        <w:lastRenderedPageBreak/>
        <w:t>Expériences Professionnelles et Postes Occupés</w:t>
      </w:r>
    </w:p>
    <w:p w14:paraId="3EFA8A94" w14:textId="77777777" w:rsidR="00BE1DEC" w:rsidRPr="00925322" w:rsidRDefault="00BE1DEC" w:rsidP="00BE1DEC"/>
    <w:tbl>
      <w:tblPr>
        <w:tblW w:w="10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1"/>
        <w:gridCol w:w="4474"/>
        <w:gridCol w:w="4331"/>
      </w:tblGrid>
      <w:tr w:rsidR="00BE1DEC" w:rsidRPr="00925322" w14:paraId="76FA26A7" w14:textId="77777777" w:rsidTr="008842E0">
        <w:trPr>
          <w:jc w:val="center"/>
        </w:trPr>
        <w:tc>
          <w:tcPr>
            <w:tcW w:w="1561" w:type="dxa"/>
            <w:tcBorders>
              <w:top w:val="double" w:sz="4" w:space="0" w:color="auto"/>
              <w:left w:val="double" w:sz="4" w:space="0" w:color="auto"/>
            </w:tcBorders>
            <w:shd w:val="clear" w:color="auto" w:fill="FDE9D9"/>
          </w:tcPr>
          <w:p w14:paraId="2CA3384B" w14:textId="77777777" w:rsidR="00BE1DEC" w:rsidRPr="00925322" w:rsidRDefault="00BE1DEC" w:rsidP="008842E0">
            <w:pPr>
              <w:jc w:val="center"/>
              <w:rPr>
                <w:b/>
                <w:bCs/>
              </w:rPr>
            </w:pPr>
          </w:p>
          <w:p w14:paraId="0CB357A3" w14:textId="77777777" w:rsidR="00BE1DEC" w:rsidRPr="00925322" w:rsidRDefault="00BE1DEC" w:rsidP="008842E0">
            <w:pPr>
              <w:tabs>
                <w:tab w:val="center" w:pos="872"/>
              </w:tabs>
              <w:rPr>
                <w:b/>
                <w:bCs/>
              </w:rPr>
            </w:pPr>
            <w:r w:rsidRPr="00925322">
              <w:rPr>
                <w:b/>
                <w:bCs/>
              </w:rPr>
              <w:tab/>
              <w:t xml:space="preserve">Périodes </w:t>
            </w:r>
          </w:p>
        </w:tc>
        <w:tc>
          <w:tcPr>
            <w:tcW w:w="4474" w:type="dxa"/>
            <w:tcBorders>
              <w:top w:val="double" w:sz="4" w:space="0" w:color="auto"/>
              <w:right w:val="double" w:sz="4" w:space="0" w:color="auto"/>
            </w:tcBorders>
            <w:shd w:val="clear" w:color="auto" w:fill="FDE9D9"/>
          </w:tcPr>
          <w:p w14:paraId="5735B924" w14:textId="77777777" w:rsidR="00BE1DEC" w:rsidRPr="00925322" w:rsidRDefault="00BE1DEC" w:rsidP="008842E0">
            <w:pPr>
              <w:jc w:val="center"/>
              <w:rPr>
                <w:b/>
                <w:bCs/>
              </w:rPr>
            </w:pPr>
          </w:p>
          <w:p w14:paraId="430C8B5F" w14:textId="77777777" w:rsidR="00BE1DEC" w:rsidRPr="00925322" w:rsidRDefault="00BE1DEC" w:rsidP="008842E0">
            <w:pPr>
              <w:jc w:val="center"/>
              <w:rPr>
                <w:b/>
                <w:bCs/>
              </w:rPr>
            </w:pPr>
            <w:r w:rsidRPr="00925322">
              <w:rPr>
                <w:b/>
                <w:bCs/>
              </w:rPr>
              <w:t xml:space="preserve">Postes occupés </w:t>
            </w:r>
          </w:p>
        </w:tc>
        <w:tc>
          <w:tcPr>
            <w:tcW w:w="4331" w:type="dxa"/>
            <w:tcBorders>
              <w:top w:val="double" w:sz="4" w:space="0" w:color="auto"/>
              <w:right w:val="double" w:sz="4" w:space="0" w:color="auto"/>
            </w:tcBorders>
            <w:shd w:val="clear" w:color="auto" w:fill="FDE9D9"/>
          </w:tcPr>
          <w:p w14:paraId="534B8790" w14:textId="77777777" w:rsidR="00BE1DEC" w:rsidRPr="00925322" w:rsidRDefault="00BE1DEC" w:rsidP="008842E0">
            <w:pPr>
              <w:rPr>
                <w:ins w:id="2" w:author="ROUAMBA" w:date="2012-07-21T10:29:00Z"/>
                <w:b/>
                <w:bCs/>
              </w:rPr>
            </w:pPr>
          </w:p>
          <w:p w14:paraId="139C872B" w14:textId="77777777" w:rsidR="00BE1DEC" w:rsidRPr="00925322" w:rsidRDefault="00BE1DEC" w:rsidP="008842E0">
            <w:pPr>
              <w:jc w:val="center"/>
              <w:rPr>
                <w:b/>
                <w:bCs/>
              </w:rPr>
            </w:pPr>
            <w:r w:rsidRPr="00925322">
              <w:rPr>
                <w:b/>
                <w:bCs/>
              </w:rPr>
              <w:t>Activités</w:t>
            </w:r>
          </w:p>
        </w:tc>
      </w:tr>
      <w:tr w:rsidR="00BE1DEC" w:rsidRPr="00925322" w14:paraId="143C53D5" w14:textId="77777777" w:rsidTr="008842E0">
        <w:trPr>
          <w:jc w:val="center"/>
        </w:trPr>
        <w:tc>
          <w:tcPr>
            <w:tcW w:w="1561" w:type="dxa"/>
            <w:tcBorders>
              <w:top w:val="double" w:sz="4" w:space="0" w:color="auto"/>
              <w:left w:val="double" w:sz="4" w:space="0" w:color="auto"/>
            </w:tcBorders>
            <w:shd w:val="clear" w:color="auto" w:fill="auto"/>
          </w:tcPr>
          <w:p w14:paraId="75A9D10C" w14:textId="77777777" w:rsidR="00BE1DEC" w:rsidRPr="00925322" w:rsidRDefault="00BE1DEC" w:rsidP="008842E0">
            <w:pPr>
              <w:jc w:val="center"/>
              <w:rPr>
                <w:b/>
                <w:bCs/>
              </w:rPr>
            </w:pPr>
            <w:r>
              <w:rPr>
                <w:b/>
                <w:bCs/>
              </w:rPr>
              <w:t>2015-2018</w:t>
            </w:r>
          </w:p>
        </w:tc>
        <w:tc>
          <w:tcPr>
            <w:tcW w:w="4474" w:type="dxa"/>
            <w:tcBorders>
              <w:top w:val="double" w:sz="4" w:space="0" w:color="auto"/>
              <w:right w:val="double" w:sz="4" w:space="0" w:color="auto"/>
            </w:tcBorders>
            <w:shd w:val="clear" w:color="auto" w:fill="auto"/>
          </w:tcPr>
          <w:p w14:paraId="0EC5A748" w14:textId="77777777" w:rsidR="00BE1DEC" w:rsidRPr="00925322" w:rsidRDefault="00BE1DEC" w:rsidP="008842E0">
            <w:pPr>
              <w:jc w:val="center"/>
              <w:rPr>
                <w:b/>
                <w:bCs/>
              </w:rPr>
            </w:pPr>
            <w:r>
              <w:rPr>
                <w:b/>
                <w:bCs/>
              </w:rPr>
              <w:t>-</w:t>
            </w:r>
          </w:p>
        </w:tc>
        <w:tc>
          <w:tcPr>
            <w:tcW w:w="4331" w:type="dxa"/>
            <w:tcBorders>
              <w:top w:val="double" w:sz="4" w:space="0" w:color="auto"/>
              <w:right w:val="double" w:sz="4" w:space="0" w:color="auto"/>
            </w:tcBorders>
            <w:shd w:val="clear" w:color="auto" w:fill="auto"/>
          </w:tcPr>
          <w:p w14:paraId="4FAF3A9D" w14:textId="77777777" w:rsidR="00BE1DEC" w:rsidRDefault="00BE1DEC" w:rsidP="008842E0">
            <w:pPr>
              <w:rPr>
                <w:bCs/>
              </w:rPr>
            </w:pPr>
            <w:r w:rsidRPr="006B074A">
              <w:rPr>
                <w:bCs/>
              </w:rPr>
              <w:t>Direction Générale</w:t>
            </w:r>
            <w:r>
              <w:rPr>
                <w:bCs/>
              </w:rPr>
              <w:t xml:space="preserve"> des Eaux et Forê</w:t>
            </w:r>
            <w:r w:rsidRPr="006B074A">
              <w:rPr>
                <w:bCs/>
              </w:rPr>
              <w:t>ts</w:t>
            </w:r>
          </w:p>
          <w:p w14:paraId="1068817D" w14:textId="77777777" w:rsidR="00BE1DEC" w:rsidRPr="006B074A" w:rsidRDefault="00BE1DEC" w:rsidP="008842E0">
            <w:pPr>
              <w:rPr>
                <w:bCs/>
              </w:rPr>
            </w:pPr>
            <w:r>
              <w:rPr>
                <w:bCs/>
              </w:rPr>
              <w:t>(Cadre d’appui)</w:t>
            </w:r>
          </w:p>
        </w:tc>
      </w:tr>
      <w:tr w:rsidR="00BE1DEC" w:rsidRPr="00925322" w14:paraId="6C509F05" w14:textId="77777777" w:rsidTr="008842E0">
        <w:trPr>
          <w:jc w:val="center"/>
        </w:trPr>
        <w:tc>
          <w:tcPr>
            <w:tcW w:w="1561" w:type="dxa"/>
            <w:tcBorders>
              <w:left w:val="double" w:sz="4" w:space="0" w:color="auto"/>
            </w:tcBorders>
          </w:tcPr>
          <w:p w14:paraId="6968C76D" w14:textId="77777777" w:rsidR="00BE1DEC" w:rsidRPr="00925322" w:rsidRDefault="00BE1DEC" w:rsidP="008842E0">
            <w:pPr>
              <w:jc w:val="center"/>
              <w:rPr>
                <w:b/>
                <w:bCs/>
                <w:lang w:val="de-DE"/>
              </w:rPr>
            </w:pPr>
            <w:r>
              <w:rPr>
                <w:b/>
                <w:bCs/>
                <w:lang w:val="de-DE"/>
              </w:rPr>
              <w:t>2012-2014</w:t>
            </w:r>
          </w:p>
        </w:tc>
        <w:tc>
          <w:tcPr>
            <w:tcW w:w="4474" w:type="dxa"/>
            <w:tcBorders>
              <w:right w:val="double" w:sz="4" w:space="0" w:color="auto"/>
            </w:tcBorders>
          </w:tcPr>
          <w:p w14:paraId="73B79183" w14:textId="77777777" w:rsidR="00BE1DEC" w:rsidRPr="00925322" w:rsidRDefault="00BE1DEC" w:rsidP="008842E0">
            <w:pPr>
              <w:jc w:val="both"/>
            </w:pPr>
            <w:r w:rsidRPr="00925322">
              <w:t xml:space="preserve">WAP </w:t>
            </w:r>
            <w:proofErr w:type="spellStart"/>
            <w:r w:rsidRPr="00925322">
              <w:t>Landscape</w:t>
            </w:r>
            <w:proofErr w:type="spellEnd"/>
            <w:r w:rsidRPr="00925322">
              <w:t xml:space="preserve"> Manager, </w:t>
            </w:r>
            <w:proofErr w:type="spellStart"/>
            <w:r w:rsidRPr="00925322">
              <w:t>Coordonateur</w:t>
            </w:r>
            <w:proofErr w:type="spellEnd"/>
            <w:r w:rsidRPr="00925322">
              <w:t xml:space="preserve"> Régional de </w:t>
            </w:r>
            <w:proofErr w:type="spellStart"/>
            <w:r w:rsidRPr="00925322">
              <w:t>African</w:t>
            </w:r>
            <w:proofErr w:type="spellEnd"/>
            <w:r w:rsidRPr="00925322">
              <w:t xml:space="preserve"> </w:t>
            </w:r>
            <w:proofErr w:type="spellStart"/>
            <w:r w:rsidRPr="00925322">
              <w:t>Wildlife</w:t>
            </w:r>
            <w:proofErr w:type="spellEnd"/>
            <w:r w:rsidRPr="00925322">
              <w:t xml:space="preserve"> </w:t>
            </w:r>
            <w:proofErr w:type="spellStart"/>
            <w:r w:rsidRPr="00925322">
              <w:t>Foundation</w:t>
            </w:r>
            <w:proofErr w:type="spellEnd"/>
            <w:r w:rsidRPr="00925322">
              <w:t xml:space="preserve"> (AWF) </w:t>
            </w:r>
          </w:p>
        </w:tc>
        <w:tc>
          <w:tcPr>
            <w:tcW w:w="4331" w:type="dxa"/>
            <w:tcBorders>
              <w:right w:val="double" w:sz="4" w:space="0" w:color="auto"/>
            </w:tcBorders>
          </w:tcPr>
          <w:p w14:paraId="64564486" w14:textId="77777777" w:rsidR="00BE1DEC" w:rsidRPr="00925322" w:rsidRDefault="00BE1DEC" w:rsidP="008842E0">
            <w:pPr>
              <w:jc w:val="both"/>
            </w:pPr>
            <w:r w:rsidRPr="00925322">
              <w:t xml:space="preserve">1. Faire preuve de leadership dans la mise en œuvre des actions de conservation sur le terrain dans le </w:t>
            </w:r>
            <w:proofErr w:type="spellStart"/>
            <w:r w:rsidRPr="00925322">
              <w:t>Lanscape</w:t>
            </w:r>
            <w:proofErr w:type="spellEnd"/>
            <w:r w:rsidRPr="00925322">
              <w:t>, être porté sur le renforcement de la gestion des aires protégées, et l'augmentation des moyens de subsistance dans les zones communautaires avec une productivité accrue dans les zones agro</w:t>
            </w:r>
            <w:r>
              <w:t>-</w:t>
            </w:r>
            <w:proofErr w:type="spellStart"/>
            <w:r>
              <w:t>sylvo</w:t>
            </w:r>
            <w:proofErr w:type="spellEnd"/>
            <w:r w:rsidRPr="00925322">
              <w:t>-pastorales.</w:t>
            </w:r>
          </w:p>
          <w:p w14:paraId="5C8FC549" w14:textId="77777777" w:rsidR="00BE1DEC" w:rsidRPr="00925322" w:rsidRDefault="00BE1DEC" w:rsidP="008842E0">
            <w:pPr>
              <w:jc w:val="both"/>
            </w:pPr>
          </w:p>
          <w:p w14:paraId="12905DFC" w14:textId="77777777" w:rsidR="00BE1DEC" w:rsidRPr="00925322" w:rsidRDefault="00BE1DEC" w:rsidP="008842E0">
            <w:pPr>
              <w:jc w:val="both"/>
            </w:pPr>
            <w:r w:rsidRPr="00925322">
              <w:t xml:space="preserve">2. Promouvoir et soutenir les activités/ fonctions dans l'ensemble du </w:t>
            </w:r>
            <w:proofErr w:type="spellStart"/>
            <w:r w:rsidRPr="00925322">
              <w:t>Landscape</w:t>
            </w:r>
            <w:proofErr w:type="spellEnd"/>
            <w:r w:rsidRPr="00925322">
              <w:t xml:space="preserve"> pour atteind</w:t>
            </w:r>
            <w:r>
              <w:t xml:space="preserve">re les objectifs du </w:t>
            </w:r>
            <w:proofErr w:type="gramStart"/>
            <w:r>
              <w:t>programme;</w:t>
            </w:r>
            <w:proofErr w:type="gramEnd"/>
            <w:r>
              <w:t xml:space="preserve"> A</w:t>
            </w:r>
            <w:r w:rsidRPr="00925322">
              <w:t>ssurer la supervision des programmes techniques tels que la conservation des espèces, l'aménagement participatif du territoire, et les entreprises de conservation.</w:t>
            </w:r>
          </w:p>
          <w:p w14:paraId="47724591" w14:textId="77777777" w:rsidR="00BE1DEC" w:rsidRPr="00925322" w:rsidRDefault="00BE1DEC" w:rsidP="008842E0">
            <w:pPr>
              <w:jc w:val="both"/>
            </w:pPr>
          </w:p>
          <w:p w14:paraId="05E3AE49" w14:textId="77777777" w:rsidR="00BE1DEC" w:rsidRPr="00925322" w:rsidRDefault="00BE1DEC" w:rsidP="008842E0">
            <w:pPr>
              <w:jc w:val="both"/>
            </w:pPr>
            <w:r w:rsidRPr="00925322">
              <w:t>3. Représenter l’AW</w:t>
            </w:r>
            <w:r>
              <w:t>F au niveau régional, national</w:t>
            </w:r>
            <w:r w:rsidRPr="00925322">
              <w:t xml:space="preserve">, district et des gouvernements provinciaux et être en charge des composants individuels et des activités au niveau des </w:t>
            </w:r>
            <w:proofErr w:type="spellStart"/>
            <w:r w:rsidRPr="00925322">
              <w:t>Lanscapes</w:t>
            </w:r>
            <w:proofErr w:type="spellEnd"/>
            <w:r w:rsidRPr="00925322">
              <w:t xml:space="preserve"> y compris les interactions avec les partenaires pour assurer une collaboration efficace avec les donateurs et les autres partenaires.</w:t>
            </w:r>
          </w:p>
          <w:p w14:paraId="0AA1DB7F" w14:textId="77777777" w:rsidR="00BE1DEC" w:rsidRPr="00925322" w:rsidRDefault="00BE1DEC" w:rsidP="008842E0">
            <w:pPr>
              <w:jc w:val="both"/>
            </w:pPr>
          </w:p>
          <w:p w14:paraId="7E6E5AB8" w14:textId="77777777" w:rsidR="00BE1DEC" w:rsidRPr="00925322" w:rsidRDefault="00BE1DEC" w:rsidP="008842E0">
            <w:pPr>
              <w:jc w:val="both"/>
            </w:pPr>
            <w:r w:rsidRPr="00925322">
              <w:t>4. Identifier et développer d'excellentes relations de travail avec les principaux groupes d'intervenants des gouvernements nationaux, aux autorités des aires protégées, les collectivités locales, les communautés et secteur privé) dans la région.</w:t>
            </w:r>
          </w:p>
          <w:p w14:paraId="6A9B3EE6" w14:textId="77777777" w:rsidR="00BE1DEC" w:rsidRPr="00925322" w:rsidRDefault="00BE1DEC" w:rsidP="008842E0">
            <w:pPr>
              <w:jc w:val="both"/>
            </w:pPr>
          </w:p>
          <w:p w14:paraId="60C8F9B6" w14:textId="77777777" w:rsidR="00BE1DEC" w:rsidRPr="00925322" w:rsidRDefault="00BE1DEC" w:rsidP="008842E0">
            <w:pPr>
              <w:jc w:val="both"/>
            </w:pPr>
            <w:r w:rsidRPr="00925322">
              <w:t xml:space="preserve">5. Gérer au jour le jour les opérations au cœur du programme WAP : assurer une administration efficace et le suivi des finances du projet, assurer le suivi et évaluation des programmes, assurer les rapports en temps opportun aux donateurs, </w:t>
            </w:r>
            <w:r w:rsidRPr="00925322">
              <w:lastRenderedPageBreak/>
              <w:t>et assurer une coordination et coopération efficaces entre les partenaires du projet.</w:t>
            </w:r>
          </w:p>
          <w:p w14:paraId="19209422" w14:textId="77777777" w:rsidR="00BE1DEC" w:rsidRPr="00925322" w:rsidRDefault="00BE1DEC" w:rsidP="008842E0">
            <w:pPr>
              <w:jc w:val="both"/>
            </w:pPr>
          </w:p>
          <w:p w14:paraId="11DFAE1A" w14:textId="77777777" w:rsidR="00BE1DEC" w:rsidRPr="00925322" w:rsidRDefault="00BE1DEC" w:rsidP="008842E0">
            <w:pPr>
              <w:jc w:val="both"/>
            </w:pPr>
            <w:r w:rsidRPr="00925322">
              <w:t xml:space="preserve">6. Servir comme la principale partie responsable de l’AWF au niveau du bureau régional d’Afrique de </w:t>
            </w:r>
            <w:proofErr w:type="gramStart"/>
            <w:r w:rsidRPr="00925322">
              <w:t>l'Ouest;</w:t>
            </w:r>
            <w:proofErr w:type="gramEnd"/>
            <w:r w:rsidRPr="00925322">
              <w:t xml:space="preserve"> gérer les subventions, livrer et communiquer les résultats, assurer la conformité avec les exigences des bailleurs de fonds pour la mise en œuvre.</w:t>
            </w:r>
          </w:p>
          <w:p w14:paraId="4D26D570" w14:textId="77777777" w:rsidR="00BE1DEC" w:rsidRPr="00925322" w:rsidRDefault="00BE1DEC" w:rsidP="008842E0">
            <w:pPr>
              <w:jc w:val="both"/>
            </w:pPr>
          </w:p>
          <w:p w14:paraId="65D71A27" w14:textId="77777777" w:rsidR="00BE1DEC" w:rsidRPr="00925322" w:rsidRDefault="00BE1DEC" w:rsidP="008842E0">
            <w:pPr>
              <w:jc w:val="both"/>
            </w:pPr>
            <w:r w:rsidRPr="00925322">
              <w:t xml:space="preserve">7. Construire et gérer une équipe de </w:t>
            </w:r>
            <w:proofErr w:type="gramStart"/>
            <w:r w:rsidRPr="00925322">
              <w:t>professionnels;</w:t>
            </w:r>
            <w:proofErr w:type="gramEnd"/>
            <w:r w:rsidRPr="00925322">
              <w:t xml:space="preserve"> s'assurer que les rôles et responsabilités sont clairement définis et la performance est géré</w:t>
            </w:r>
            <w:r>
              <w:t>e</w:t>
            </w:r>
            <w:r w:rsidRPr="00925322">
              <w:t xml:space="preserve"> avec l'attention nécessaire et de la discipline.</w:t>
            </w:r>
          </w:p>
          <w:p w14:paraId="08133CAA" w14:textId="77777777" w:rsidR="00BE1DEC" w:rsidRPr="00925322" w:rsidRDefault="00BE1DEC" w:rsidP="008842E0">
            <w:pPr>
              <w:jc w:val="both"/>
            </w:pPr>
          </w:p>
          <w:p w14:paraId="650AE7D9" w14:textId="77777777" w:rsidR="00BE1DEC" w:rsidRPr="00925322" w:rsidRDefault="00BE1DEC" w:rsidP="008842E0">
            <w:pPr>
              <w:jc w:val="both"/>
            </w:pPr>
            <w:r w:rsidRPr="00925322">
              <w:t>8. Travailler avec le département Finance de l’AWF enfin d'élaborer les budgets annuels de travail.</w:t>
            </w:r>
          </w:p>
          <w:p w14:paraId="6E6D6278" w14:textId="77777777" w:rsidR="00BE1DEC" w:rsidRPr="00925322" w:rsidRDefault="00BE1DEC" w:rsidP="008842E0">
            <w:pPr>
              <w:jc w:val="both"/>
            </w:pPr>
          </w:p>
          <w:p w14:paraId="75679259" w14:textId="77777777" w:rsidR="00BE1DEC" w:rsidRPr="00925322" w:rsidRDefault="00BE1DEC" w:rsidP="008842E0">
            <w:pPr>
              <w:jc w:val="both"/>
            </w:pPr>
            <w:r w:rsidRPr="00925322">
              <w:t>9. Participer à l'élaboration et la conception de projets à soumettre aux gouvernements et autres donateurs clés pour soutenir le programme.</w:t>
            </w:r>
          </w:p>
          <w:p w14:paraId="21664ACF" w14:textId="77777777" w:rsidR="00BE1DEC" w:rsidRPr="00925322" w:rsidRDefault="00BE1DEC" w:rsidP="008842E0">
            <w:pPr>
              <w:jc w:val="both"/>
            </w:pPr>
          </w:p>
        </w:tc>
      </w:tr>
      <w:tr w:rsidR="00BE1DEC" w:rsidRPr="00925322" w14:paraId="7AEECA12" w14:textId="77777777" w:rsidTr="008842E0">
        <w:trPr>
          <w:jc w:val="center"/>
        </w:trPr>
        <w:tc>
          <w:tcPr>
            <w:tcW w:w="1561" w:type="dxa"/>
            <w:tcBorders>
              <w:left w:val="double" w:sz="4" w:space="0" w:color="auto"/>
            </w:tcBorders>
          </w:tcPr>
          <w:p w14:paraId="6BF16904" w14:textId="77777777" w:rsidR="00BE1DEC" w:rsidRPr="00925322" w:rsidRDefault="00BE1DEC" w:rsidP="008842E0">
            <w:pPr>
              <w:jc w:val="center"/>
              <w:rPr>
                <w:b/>
                <w:bCs/>
                <w:lang w:val="de-DE"/>
              </w:rPr>
            </w:pPr>
            <w:r w:rsidRPr="00925322">
              <w:rPr>
                <w:b/>
                <w:bCs/>
                <w:lang w:val="de-DE"/>
              </w:rPr>
              <w:lastRenderedPageBreak/>
              <w:t>2010-2012</w:t>
            </w:r>
          </w:p>
        </w:tc>
        <w:tc>
          <w:tcPr>
            <w:tcW w:w="4474" w:type="dxa"/>
            <w:tcBorders>
              <w:right w:val="double" w:sz="4" w:space="0" w:color="auto"/>
            </w:tcBorders>
          </w:tcPr>
          <w:p w14:paraId="2756B55E" w14:textId="77777777" w:rsidR="00BE1DEC" w:rsidRDefault="00BE1DEC" w:rsidP="008842E0">
            <w:pPr>
              <w:jc w:val="both"/>
            </w:pPr>
            <w:r w:rsidRPr="00925322">
              <w:t>-Directeur général Adjoint (DGA) Chargé de Programme AGRITECH-</w:t>
            </w:r>
            <w:proofErr w:type="gramStart"/>
            <w:r w:rsidRPr="00925322">
              <w:t>FASO;</w:t>
            </w:r>
            <w:proofErr w:type="gramEnd"/>
          </w:p>
          <w:p w14:paraId="447894D1" w14:textId="77777777" w:rsidR="00BE1DEC" w:rsidRPr="00925322" w:rsidRDefault="00BE1DEC" w:rsidP="008842E0">
            <w:pPr>
              <w:jc w:val="both"/>
            </w:pPr>
          </w:p>
          <w:p w14:paraId="60F1DC35" w14:textId="77777777" w:rsidR="00BE1DEC" w:rsidRDefault="00BE1DEC" w:rsidP="008842E0">
            <w:pPr>
              <w:jc w:val="both"/>
            </w:pPr>
            <w:r w:rsidRPr="00925322">
              <w:t xml:space="preserve">-Enseignant/Vacataire dans la mise en œuvre du programme de Formation Continue de Diplôme Universitaire en Gestion des Aires Protégées </w:t>
            </w:r>
            <w:r w:rsidRPr="00925322">
              <w:rPr>
                <w:b/>
              </w:rPr>
              <w:t>(DU)</w:t>
            </w:r>
            <w:r w:rsidRPr="00925322">
              <w:t xml:space="preserve"> PAPACO –Université Senghor d’Alexandrie </w:t>
            </w:r>
            <w:r>
              <w:t>(</w:t>
            </w:r>
            <w:proofErr w:type="spellStart"/>
            <w:r>
              <w:t>Egypte</w:t>
            </w:r>
            <w:proofErr w:type="spellEnd"/>
            <w:proofErr w:type="gramStart"/>
            <w:r>
              <w:t>)</w:t>
            </w:r>
            <w:r w:rsidRPr="00925322">
              <w:t>;</w:t>
            </w:r>
            <w:proofErr w:type="gramEnd"/>
          </w:p>
          <w:p w14:paraId="3999C5A1" w14:textId="77777777" w:rsidR="00BE1DEC" w:rsidRPr="00925322" w:rsidRDefault="00BE1DEC" w:rsidP="008842E0">
            <w:pPr>
              <w:jc w:val="both"/>
            </w:pPr>
          </w:p>
          <w:p w14:paraId="5B3F8C4D" w14:textId="77777777" w:rsidR="00BE1DEC" w:rsidRPr="00925322" w:rsidRDefault="00BE1DEC" w:rsidP="008842E0">
            <w:pPr>
              <w:jc w:val="both"/>
            </w:pPr>
            <w:r w:rsidRPr="00925322">
              <w:t>-Enseignant/Vacataire à l’</w:t>
            </w:r>
            <w:proofErr w:type="spellStart"/>
            <w:r w:rsidRPr="00925322">
              <w:t>Ecole</w:t>
            </w:r>
            <w:proofErr w:type="spellEnd"/>
            <w:r w:rsidRPr="00925322">
              <w:t xml:space="preserve"> Nationale des Eaux et Forêts (ENEF) Cours sur l’aménagement et la gestion de la Faune sauvage </w:t>
            </w:r>
            <w:r w:rsidRPr="00925322">
              <w:rPr>
                <w:b/>
              </w:rPr>
              <w:t>(Cycle Inspecteurs des E&amp;F) </w:t>
            </w:r>
            <w:r>
              <w:rPr>
                <w:b/>
              </w:rPr>
              <w:t xml:space="preserve">Burkina </w:t>
            </w:r>
            <w:proofErr w:type="gramStart"/>
            <w:r>
              <w:rPr>
                <w:b/>
              </w:rPr>
              <w:t>Faso</w:t>
            </w:r>
            <w:r w:rsidRPr="00925322">
              <w:t>;</w:t>
            </w:r>
            <w:proofErr w:type="gramEnd"/>
          </w:p>
        </w:tc>
        <w:tc>
          <w:tcPr>
            <w:tcW w:w="4331" w:type="dxa"/>
            <w:tcBorders>
              <w:right w:val="double" w:sz="4" w:space="0" w:color="auto"/>
            </w:tcBorders>
          </w:tcPr>
          <w:p w14:paraId="2FF64582" w14:textId="77777777" w:rsidR="00BE1DEC" w:rsidRDefault="00BE1DEC" w:rsidP="008842E0">
            <w:pPr>
              <w:jc w:val="both"/>
            </w:pPr>
            <w:r>
              <w:t>Assurer la fonction de Directeur Général dans l’administration, la gestion de la Société et l’exécution des plans et programmes d’activités ;</w:t>
            </w:r>
          </w:p>
          <w:p w14:paraId="15D55669" w14:textId="77777777" w:rsidR="00BE1DEC" w:rsidRDefault="00BE1DEC" w:rsidP="008842E0">
            <w:pPr>
              <w:jc w:val="both"/>
            </w:pPr>
            <w:r>
              <w:t xml:space="preserve"> </w:t>
            </w:r>
          </w:p>
          <w:p w14:paraId="3460A6E1" w14:textId="77777777" w:rsidR="00BE1DEC" w:rsidRPr="00925322" w:rsidRDefault="00BE1DEC" w:rsidP="008842E0">
            <w:pPr>
              <w:jc w:val="both"/>
            </w:pPr>
            <w:r w:rsidRPr="00925322">
              <w:t>Préparer et administrer le cours théorique et pratique, de suivi écologique, aménagement et Gestion de la Faune sauvage (Valorisation des ressources naturelles, Gestion participative des Aires Protégées et leurs périphéries) en cours de Diplôme Universitaire en Gestion des Aires Protégées.</w:t>
            </w:r>
          </w:p>
        </w:tc>
      </w:tr>
      <w:tr w:rsidR="00BE1DEC" w:rsidRPr="00925322" w14:paraId="35C25984" w14:textId="77777777" w:rsidTr="008842E0">
        <w:trPr>
          <w:jc w:val="center"/>
        </w:trPr>
        <w:tc>
          <w:tcPr>
            <w:tcW w:w="1561" w:type="dxa"/>
            <w:tcBorders>
              <w:left w:val="double" w:sz="4" w:space="0" w:color="auto"/>
            </w:tcBorders>
          </w:tcPr>
          <w:p w14:paraId="35CB078E" w14:textId="77777777" w:rsidR="00BE1DEC" w:rsidRPr="00925322" w:rsidRDefault="00BE1DEC" w:rsidP="008842E0">
            <w:pPr>
              <w:jc w:val="center"/>
              <w:rPr>
                <w:b/>
                <w:bCs/>
                <w:lang w:val="de-DE"/>
              </w:rPr>
            </w:pPr>
            <w:r w:rsidRPr="00925322">
              <w:rPr>
                <w:b/>
                <w:bCs/>
                <w:lang w:val="de-DE"/>
              </w:rPr>
              <w:t>2009 - 2010</w:t>
            </w:r>
          </w:p>
        </w:tc>
        <w:tc>
          <w:tcPr>
            <w:tcW w:w="4474" w:type="dxa"/>
            <w:tcBorders>
              <w:right w:val="double" w:sz="4" w:space="0" w:color="auto"/>
            </w:tcBorders>
          </w:tcPr>
          <w:p w14:paraId="48EDA588" w14:textId="77777777" w:rsidR="00BE1DEC" w:rsidRPr="00925322" w:rsidRDefault="00BE1DEC" w:rsidP="008842E0">
            <w:pPr>
              <w:jc w:val="both"/>
            </w:pPr>
            <w:r w:rsidRPr="00925322">
              <w:t xml:space="preserve">Enseignant/Vacataire dans la mise en œuvre du programme de Formation Continue pour la Gestion des Aires Protégées (FOCOGAP) /Programme Aires Protégées pour l’Afrique </w:t>
            </w:r>
            <w:proofErr w:type="gramStart"/>
            <w:r w:rsidRPr="00925322">
              <w:t>Centrale</w:t>
            </w:r>
            <w:proofErr w:type="gramEnd"/>
            <w:r w:rsidRPr="00925322">
              <w:t xml:space="preserve"> et de l’Ouest (</w:t>
            </w:r>
            <w:r w:rsidRPr="00925322">
              <w:rPr>
                <w:b/>
              </w:rPr>
              <w:t>PAPACO</w:t>
            </w:r>
            <w:r w:rsidRPr="00925322">
              <w:t xml:space="preserve">) et le Cabinet </w:t>
            </w:r>
            <w:proofErr w:type="spellStart"/>
            <w:r w:rsidRPr="00925322">
              <w:t>IFIP_Afrique</w:t>
            </w:r>
            <w:proofErr w:type="spellEnd"/>
            <w:r w:rsidRPr="00925322">
              <w:t xml:space="preserve">, BF. </w:t>
            </w:r>
          </w:p>
        </w:tc>
        <w:tc>
          <w:tcPr>
            <w:tcW w:w="4331" w:type="dxa"/>
            <w:tcBorders>
              <w:right w:val="double" w:sz="4" w:space="0" w:color="auto"/>
            </w:tcBorders>
          </w:tcPr>
          <w:p w14:paraId="5FF42F2A" w14:textId="77777777" w:rsidR="00BE1DEC" w:rsidRPr="00925322" w:rsidRDefault="00BE1DEC" w:rsidP="008842E0">
            <w:pPr>
              <w:jc w:val="both"/>
            </w:pPr>
            <w:r w:rsidRPr="00925322">
              <w:t xml:space="preserve">Préparation et administration du cours théorique et pratique de Connaissance de la faune, de suivi écologique, aménagement et Gestion de la Faune sauvage au profit de différents cycles de </w:t>
            </w:r>
            <w:proofErr w:type="gramStart"/>
            <w:r w:rsidRPr="00925322">
              <w:t>formation  (</w:t>
            </w:r>
            <w:proofErr w:type="gramEnd"/>
            <w:r w:rsidRPr="00925322">
              <w:t xml:space="preserve">Contrôleurs </w:t>
            </w:r>
            <w:r w:rsidRPr="00925322">
              <w:lastRenderedPageBreak/>
              <w:t>&amp; inspecteurs des Eaux &amp; Forêts de l’</w:t>
            </w:r>
            <w:proofErr w:type="spellStart"/>
            <w:r w:rsidRPr="00925322">
              <w:t>Ecole</w:t>
            </w:r>
            <w:proofErr w:type="spellEnd"/>
            <w:r w:rsidRPr="00925322">
              <w:t xml:space="preserve"> Nationale des Eaux et Forêts de </w:t>
            </w:r>
            <w:proofErr w:type="spellStart"/>
            <w:r w:rsidRPr="00925322">
              <w:t>Dindérésso</w:t>
            </w:r>
            <w:proofErr w:type="spellEnd"/>
            <w:r w:rsidRPr="00925322">
              <w:t>.</w:t>
            </w:r>
          </w:p>
        </w:tc>
      </w:tr>
      <w:tr w:rsidR="00BE1DEC" w:rsidRPr="00925322" w14:paraId="40188D12" w14:textId="77777777" w:rsidTr="008842E0">
        <w:trPr>
          <w:jc w:val="center"/>
        </w:trPr>
        <w:tc>
          <w:tcPr>
            <w:tcW w:w="1561" w:type="dxa"/>
            <w:tcBorders>
              <w:left w:val="double" w:sz="4" w:space="0" w:color="auto"/>
            </w:tcBorders>
          </w:tcPr>
          <w:p w14:paraId="7BF0EF12" w14:textId="77777777" w:rsidR="00BE1DEC" w:rsidRPr="00925322" w:rsidRDefault="00BE1DEC" w:rsidP="008842E0">
            <w:pPr>
              <w:jc w:val="center"/>
              <w:rPr>
                <w:b/>
                <w:bCs/>
                <w:lang w:val="de-DE"/>
              </w:rPr>
            </w:pPr>
            <w:r w:rsidRPr="00925322">
              <w:rPr>
                <w:b/>
                <w:bCs/>
                <w:lang w:val="de-DE"/>
              </w:rPr>
              <w:lastRenderedPageBreak/>
              <w:t>2007 - 2009</w:t>
            </w:r>
          </w:p>
        </w:tc>
        <w:tc>
          <w:tcPr>
            <w:tcW w:w="4474" w:type="dxa"/>
            <w:tcBorders>
              <w:right w:val="double" w:sz="4" w:space="0" w:color="auto"/>
            </w:tcBorders>
          </w:tcPr>
          <w:p w14:paraId="651088BD" w14:textId="77777777" w:rsidR="00BE1DEC" w:rsidRPr="00925322" w:rsidRDefault="00BE1DEC" w:rsidP="008842E0">
            <w:r w:rsidRPr="005C6A60">
              <w:t>Commandant de la Brigade Régionale</w:t>
            </w:r>
            <w:r w:rsidRPr="00925322">
              <w:t xml:space="preserve"> des Eaux et Forêts du Centre </w:t>
            </w:r>
            <w:r w:rsidRPr="00CF7A4A">
              <w:rPr>
                <w:b/>
              </w:rPr>
              <w:t>/Burkina Faso</w:t>
            </w:r>
          </w:p>
          <w:p w14:paraId="465A9699" w14:textId="77777777" w:rsidR="00BE1DEC" w:rsidRDefault="00BE1DEC" w:rsidP="008842E0"/>
          <w:p w14:paraId="1C50408E" w14:textId="77777777" w:rsidR="00BE1DEC" w:rsidRPr="00925322" w:rsidRDefault="00BE1DEC" w:rsidP="008842E0">
            <w:r w:rsidRPr="00925322">
              <w:t>Enseignant/Vacataire à l’</w:t>
            </w:r>
            <w:proofErr w:type="spellStart"/>
            <w:r w:rsidRPr="00925322">
              <w:t>Ecole</w:t>
            </w:r>
            <w:proofErr w:type="spellEnd"/>
            <w:r w:rsidRPr="00925322">
              <w:t xml:space="preserve"> Nationale des Eaux et Forêts (ENEF) Cours sur la </w:t>
            </w:r>
            <w:r w:rsidRPr="00925322">
              <w:rPr>
                <w:b/>
              </w:rPr>
              <w:t>Connaissance de la Faune sauvage (Cycle Contrôleurs des E&amp;F)</w:t>
            </w:r>
          </w:p>
        </w:tc>
        <w:tc>
          <w:tcPr>
            <w:tcW w:w="4331" w:type="dxa"/>
            <w:tcBorders>
              <w:right w:val="double" w:sz="4" w:space="0" w:color="auto"/>
            </w:tcBorders>
          </w:tcPr>
          <w:p w14:paraId="4DC93A50" w14:textId="77777777" w:rsidR="00BE1DEC" w:rsidRDefault="00BE1DEC" w:rsidP="008842E0">
            <w:r w:rsidRPr="00925322">
              <w:t>Assumer les fonctions de Chef de Co</w:t>
            </w:r>
            <w:r>
              <w:t>rps Régional des Eaux &amp; Forêts et v</w:t>
            </w:r>
            <w:r w:rsidRPr="00925322">
              <w:t>eiller au respect du Règlement de discipline générale et du Code de déontologie du Corps de</w:t>
            </w:r>
            <w:r>
              <w:t>s Eaux et Forêts dans la région ;</w:t>
            </w:r>
          </w:p>
          <w:p w14:paraId="3BCEE7C7" w14:textId="77777777" w:rsidR="00BE1DEC" w:rsidRDefault="00BE1DEC" w:rsidP="008842E0"/>
          <w:p w14:paraId="0B9E9989" w14:textId="77777777" w:rsidR="00BE1DEC" w:rsidRDefault="00BE1DEC" w:rsidP="008842E0">
            <w:r>
              <w:t> </w:t>
            </w:r>
            <w:r w:rsidRPr="005D111F">
              <w:t>Préparer et administrer le cours théorique et pratique, de suivi écologique, aménagement et Gestion de la Faune sauvage (Valorisation des ressources naturelles, Gestion participative des Aires Protégées et leurs périphéries) en cours de Diplôme Universitaire en Gestion des Aires Protégées</w:t>
            </w:r>
            <w:proofErr w:type="gramStart"/>
            <w:r w:rsidRPr="005D111F">
              <w:t>.</w:t>
            </w:r>
            <w:r>
              <w:t>:</w:t>
            </w:r>
            <w:proofErr w:type="gramEnd"/>
          </w:p>
          <w:p w14:paraId="5E74C0E2" w14:textId="77777777" w:rsidR="00BE1DEC" w:rsidRPr="00925322" w:rsidRDefault="00BE1DEC" w:rsidP="008842E0"/>
        </w:tc>
      </w:tr>
      <w:tr w:rsidR="00BE1DEC" w:rsidRPr="00925322" w14:paraId="238BAED0" w14:textId="77777777" w:rsidTr="008842E0">
        <w:trPr>
          <w:jc w:val="center"/>
        </w:trPr>
        <w:tc>
          <w:tcPr>
            <w:tcW w:w="1561" w:type="dxa"/>
            <w:tcBorders>
              <w:left w:val="double" w:sz="4" w:space="0" w:color="auto"/>
            </w:tcBorders>
          </w:tcPr>
          <w:p w14:paraId="08E8C5C2" w14:textId="77777777" w:rsidR="00BE1DEC" w:rsidRPr="00925322" w:rsidRDefault="00BE1DEC" w:rsidP="008842E0">
            <w:pPr>
              <w:jc w:val="center"/>
              <w:rPr>
                <w:b/>
                <w:bCs/>
              </w:rPr>
            </w:pPr>
            <w:r w:rsidRPr="00925322">
              <w:rPr>
                <w:b/>
                <w:bCs/>
              </w:rPr>
              <w:t>2002 - 2006</w:t>
            </w:r>
          </w:p>
          <w:p w14:paraId="64F74B43" w14:textId="77777777" w:rsidR="00BE1DEC" w:rsidRPr="00925322" w:rsidRDefault="00BE1DEC" w:rsidP="008842E0">
            <w:pPr>
              <w:jc w:val="center"/>
              <w:rPr>
                <w:b/>
                <w:bCs/>
              </w:rPr>
            </w:pPr>
          </w:p>
        </w:tc>
        <w:tc>
          <w:tcPr>
            <w:tcW w:w="4474" w:type="dxa"/>
            <w:tcBorders>
              <w:right w:val="double" w:sz="4" w:space="0" w:color="auto"/>
            </w:tcBorders>
          </w:tcPr>
          <w:p w14:paraId="7E0F347C" w14:textId="77777777" w:rsidR="00BE1DEC" w:rsidRPr="00925322" w:rsidRDefault="00BE1DEC" w:rsidP="008842E0">
            <w:r w:rsidRPr="00925322">
              <w:t xml:space="preserve">Directeur Provincial de l’Environnement et du Cadre de Vie du </w:t>
            </w:r>
            <w:proofErr w:type="spellStart"/>
            <w:r w:rsidRPr="00925322">
              <w:rPr>
                <w:b/>
                <w:bCs/>
              </w:rPr>
              <w:t>Zoundwéogo</w:t>
            </w:r>
            <w:proofErr w:type="spellEnd"/>
            <w:r w:rsidRPr="00925322">
              <w:t xml:space="preserve"> (Manga) ; </w:t>
            </w:r>
          </w:p>
        </w:tc>
        <w:tc>
          <w:tcPr>
            <w:tcW w:w="4331" w:type="dxa"/>
            <w:tcBorders>
              <w:right w:val="double" w:sz="4" w:space="0" w:color="auto"/>
            </w:tcBorders>
          </w:tcPr>
          <w:p w14:paraId="285D6F83" w14:textId="77777777" w:rsidR="00BE1DEC" w:rsidRPr="00925322" w:rsidRDefault="00BE1DEC" w:rsidP="008842E0">
            <w:pPr>
              <w:jc w:val="both"/>
            </w:pPr>
            <w:r w:rsidRPr="00925322">
              <w:t xml:space="preserve">Appuyer les collectivités territoriales et les communautés à la base dans la mise en œuvre de la Politique Nationale en matière d’Environnement notamment par l’appui conseil et l’organisation de la police forestière dans le domaine des collectivités territoriales et des aires classées de la province du </w:t>
            </w:r>
            <w:proofErr w:type="spellStart"/>
            <w:r w:rsidRPr="00925322">
              <w:t>Zounwéogo</w:t>
            </w:r>
            <w:proofErr w:type="spellEnd"/>
            <w:r w:rsidRPr="00925322">
              <w:t>.</w:t>
            </w:r>
          </w:p>
        </w:tc>
      </w:tr>
      <w:tr w:rsidR="00BE1DEC" w:rsidRPr="00925322" w14:paraId="3A98BE5E" w14:textId="77777777" w:rsidTr="008842E0">
        <w:trPr>
          <w:jc w:val="center"/>
        </w:trPr>
        <w:tc>
          <w:tcPr>
            <w:tcW w:w="1561" w:type="dxa"/>
            <w:tcBorders>
              <w:left w:val="double" w:sz="4" w:space="0" w:color="auto"/>
            </w:tcBorders>
          </w:tcPr>
          <w:p w14:paraId="40BE1A35" w14:textId="77777777" w:rsidR="00BE1DEC" w:rsidRPr="00925322" w:rsidRDefault="00BE1DEC" w:rsidP="008842E0">
            <w:pPr>
              <w:jc w:val="center"/>
              <w:rPr>
                <w:b/>
                <w:bCs/>
              </w:rPr>
            </w:pPr>
            <w:r w:rsidRPr="00925322">
              <w:rPr>
                <w:b/>
                <w:bCs/>
              </w:rPr>
              <w:t>2000 - 2002</w:t>
            </w:r>
          </w:p>
        </w:tc>
        <w:tc>
          <w:tcPr>
            <w:tcW w:w="4474" w:type="dxa"/>
            <w:tcBorders>
              <w:right w:val="double" w:sz="4" w:space="0" w:color="auto"/>
            </w:tcBorders>
          </w:tcPr>
          <w:p w14:paraId="58004961" w14:textId="77777777" w:rsidR="00BE1DEC" w:rsidRPr="00925322" w:rsidRDefault="00BE1DEC" w:rsidP="008842E0">
            <w:r w:rsidRPr="00925322">
              <w:t xml:space="preserve">Responsable du Ranch de Gibier de </w:t>
            </w:r>
            <w:proofErr w:type="spellStart"/>
            <w:r w:rsidRPr="00925322">
              <w:t>Nazinga</w:t>
            </w:r>
            <w:proofErr w:type="spellEnd"/>
            <w:r w:rsidRPr="00925322">
              <w:t xml:space="preserve"> et Chef de Projet </w:t>
            </w:r>
            <w:r w:rsidRPr="00925322">
              <w:rPr>
                <w:b/>
                <w:bCs/>
              </w:rPr>
              <w:t>PNUD</w:t>
            </w:r>
            <w:r w:rsidRPr="00925322">
              <w:t xml:space="preserve"> BKF </w:t>
            </w:r>
            <w:proofErr w:type="spellStart"/>
            <w:r w:rsidRPr="00925322">
              <w:t>Nazinga</w:t>
            </w:r>
            <w:proofErr w:type="spellEnd"/>
          </w:p>
          <w:p w14:paraId="1E0BFE2F" w14:textId="77777777" w:rsidR="00BE1DEC" w:rsidRPr="00925322" w:rsidRDefault="00BE1DEC" w:rsidP="008842E0"/>
        </w:tc>
        <w:tc>
          <w:tcPr>
            <w:tcW w:w="4331" w:type="dxa"/>
            <w:tcBorders>
              <w:right w:val="double" w:sz="4" w:space="0" w:color="auto"/>
            </w:tcBorders>
          </w:tcPr>
          <w:p w14:paraId="4D2312C9" w14:textId="77777777" w:rsidR="00BE1DEC" w:rsidRPr="00925322" w:rsidRDefault="00BE1DEC" w:rsidP="008842E0">
            <w:pPr>
              <w:jc w:val="both"/>
            </w:pPr>
            <w:r w:rsidRPr="00925322">
              <w:t>Diriger, coordonner et harmoniser l’ensemble des interventions et opérations d’Aménagement, de valorisation et de protection des ressources naturelles au sein du Ranch et à la périphérie ;</w:t>
            </w:r>
          </w:p>
          <w:p w14:paraId="55948E52" w14:textId="77777777" w:rsidR="00BE1DEC" w:rsidRPr="00925322" w:rsidRDefault="00BE1DEC" w:rsidP="008842E0">
            <w:pPr>
              <w:jc w:val="both"/>
            </w:pPr>
            <w:r w:rsidRPr="00925322">
              <w:t>Coordonner la mise en œuvre des projets et programmes sur le Ranch ;</w:t>
            </w:r>
          </w:p>
          <w:p w14:paraId="3F24CFCF" w14:textId="77777777" w:rsidR="00BE1DEC" w:rsidRPr="00925322" w:rsidRDefault="00BE1DEC" w:rsidP="008842E0">
            <w:pPr>
              <w:jc w:val="both"/>
            </w:pPr>
            <w:r w:rsidRPr="00925322">
              <w:t xml:space="preserve">Gérer le partenariat entre le ranch </w:t>
            </w:r>
            <w:proofErr w:type="gramStart"/>
            <w:r w:rsidRPr="00925322">
              <w:t>et  les</w:t>
            </w:r>
            <w:proofErr w:type="gramEnd"/>
            <w:r w:rsidRPr="00925322">
              <w:t xml:space="preserve"> autres structures extérieures (Jumelage, coopération…) ;</w:t>
            </w:r>
          </w:p>
          <w:p w14:paraId="024500E2" w14:textId="77777777" w:rsidR="00BE1DEC" w:rsidRPr="00925322" w:rsidRDefault="00BE1DEC" w:rsidP="008842E0">
            <w:pPr>
              <w:jc w:val="both"/>
            </w:pPr>
            <w:r w:rsidRPr="00925322">
              <w:t>Organiser les recensements et le suivi sanitaire de la faune ;</w:t>
            </w:r>
          </w:p>
          <w:p w14:paraId="2C3F98EC" w14:textId="77777777" w:rsidR="00BE1DEC" w:rsidRPr="00925322" w:rsidRDefault="00BE1DEC" w:rsidP="008842E0">
            <w:pPr>
              <w:jc w:val="both"/>
            </w:pPr>
            <w:r w:rsidRPr="00925322">
              <w:t>Encadrer les étudiants ;</w:t>
            </w:r>
          </w:p>
          <w:p w14:paraId="1EDA5FC5" w14:textId="77777777" w:rsidR="00BE1DEC" w:rsidRPr="00925322" w:rsidRDefault="00BE1DEC" w:rsidP="008842E0">
            <w:pPr>
              <w:jc w:val="both"/>
            </w:pPr>
            <w:r w:rsidRPr="00925322">
              <w:t>Suivre et coordonner les programmes de recherches.</w:t>
            </w:r>
          </w:p>
        </w:tc>
      </w:tr>
      <w:tr w:rsidR="00BE1DEC" w:rsidRPr="00925322" w14:paraId="49070400" w14:textId="77777777" w:rsidTr="008842E0">
        <w:trPr>
          <w:jc w:val="center"/>
        </w:trPr>
        <w:tc>
          <w:tcPr>
            <w:tcW w:w="1561" w:type="dxa"/>
            <w:tcBorders>
              <w:left w:val="double" w:sz="4" w:space="0" w:color="auto"/>
            </w:tcBorders>
          </w:tcPr>
          <w:p w14:paraId="10CBDFA9" w14:textId="77777777" w:rsidR="00BE1DEC" w:rsidRPr="00925322" w:rsidRDefault="00BE1DEC" w:rsidP="008842E0">
            <w:pPr>
              <w:jc w:val="center"/>
              <w:rPr>
                <w:b/>
                <w:bCs/>
              </w:rPr>
            </w:pPr>
            <w:r w:rsidRPr="00925322">
              <w:rPr>
                <w:b/>
                <w:bCs/>
              </w:rPr>
              <w:t>1999 - 2004</w:t>
            </w:r>
          </w:p>
        </w:tc>
        <w:tc>
          <w:tcPr>
            <w:tcW w:w="4474" w:type="dxa"/>
            <w:tcBorders>
              <w:right w:val="double" w:sz="4" w:space="0" w:color="auto"/>
            </w:tcBorders>
          </w:tcPr>
          <w:p w14:paraId="7850231E" w14:textId="77777777" w:rsidR="00BE1DEC" w:rsidRPr="00925322" w:rsidRDefault="00BE1DEC" w:rsidP="008842E0">
            <w:r w:rsidRPr="00925322">
              <w:t xml:space="preserve">Co- responsable du volet Faune du Programme Plan Africain de Contrôle des </w:t>
            </w:r>
            <w:proofErr w:type="spellStart"/>
            <w:r w:rsidRPr="00925322">
              <w:t>Epizooties</w:t>
            </w:r>
            <w:proofErr w:type="spellEnd"/>
            <w:r w:rsidRPr="00925322">
              <w:t xml:space="preserve"> (PACE)</w:t>
            </w:r>
            <w:r>
              <w:t xml:space="preserve"> </w:t>
            </w:r>
            <w:r w:rsidRPr="00CF7A4A">
              <w:rPr>
                <w:b/>
              </w:rPr>
              <w:t>Union Européenne</w:t>
            </w:r>
            <w:r w:rsidRPr="00925322">
              <w:t> ;</w:t>
            </w:r>
          </w:p>
        </w:tc>
        <w:tc>
          <w:tcPr>
            <w:tcW w:w="4331" w:type="dxa"/>
            <w:tcBorders>
              <w:right w:val="double" w:sz="4" w:space="0" w:color="auto"/>
            </w:tcBorders>
          </w:tcPr>
          <w:p w14:paraId="3560361A" w14:textId="77777777" w:rsidR="00BE1DEC" w:rsidRPr="00925322" w:rsidRDefault="00BE1DEC" w:rsidP="00BE1DEC">
            <w:pPr>
              <w:pStyle w:val="ListParagraph"/>
              <w:numPr>
                <w:ilvl w:val="0"/>
                <w:numId w:val="4"/>
              </w:numPr>
            </w:pPr>
          </w:p>
          <w:p w14:paraId="47085531" w14:textId="77777777" w:rsidR="00BE1DEC" w:rsidRPr="00925322" w:rsidRDefault="00BE1DEC" w:rsidP="008842E0">
            <w:r w:rsidRPr="00925322">
              <w:t>Mettre en place et suivre un réseau d’</w:t>
            </w:r>
            <w:proofErr w:type="spellStart"/>
            <w:r w:rsidRPr="00925322">
              <w:t>épidémio</w:t>
            </w:r>
            <w:proofErr w:type="spellEnd"/>
            <w:r w:rsidRPr="00925322">
              <w:t>-surveillance au niveau des aires protégées (BF) ;</w:t>
            </w:r>
          </w:p>
          <w:p w14:paraId="25B91929" w14:textId="77777777" w:rsidR="00BE1DEC" w:rsidRPr="00925322" w:rsidRDefault="00BE1DEC" w:rsidP="008842E0">
            <w:r w:rsidRPr="00925322">
              <w:t>Assurer le suivi sanitaire de la Faune sauvage.</w:t>
            </w:r>
          </w:p>
        </w:tc>
      </w:tr>
      <w:tr w:rsidR="00BE1DEC" w:rsidRPr="00925322" w14:paraId="6DBFF60C" w14:textId="77777777" w:rsidTr="008842E0">
        <w:trPr>
          <w:jc w:val="center"/>
        </w:trPr>
        <w:tc>
          <w:tcPr>
            <w:tcW w:w="1561" w:type="dxa"/>
            <w:tcBorders>
              <w:left w:val="double" w:sz="4" w:space="0" w:color="auto"/>
            </w:tcBorders>
          </w:tcPr>
          <w:p w14:paraId="2D314021" w14:textId="77777777" w:rsidR="00BE1DEC" w:rsidRPr="00925322" w:rsidRDefault="00BE1DEC" w:rsidP="008842E0">
            <w:pPr>
              <w:jc w:val="center"/>
              <w:rPr>
                <w:b/>
                <w:bCs/>
              </w:rPr>
            </w:pPr>
            <w:r w:rsidRPr="00925322">
              <w:rPr>
                <w:b/>
                <w:bCs/>
              </w:rPr>
              <w:lastRenderedPageBreak/>
              <w:t>1999 - 2000</w:t>
            </w:r>
          </w:p>
        </w:tc>
        <w:tc>
          <w:tcPr>
            <w:tcW w:w="4474" w:type="dxa"/>
            <w:tcBorders>
              <w:right w:val="double" w:sz="4" w:space="0" w:color="auto"/>
            </w:tcBorders>
          </w:tcPr>
          <w:p w14:paraId="5575FA71" w14:textId="77777777" w:rsidR="00BE1DEC" w:rsidRPr="00925322" w:rsidRDefault="00BE1DEC" w:rsidP="008842E0">
            <w:pPr>
              <w:rPr>
                <w:b/>
                <w:bCs/>
              </w:rPr>
            </w:pPr>
            <w:r w:rsidRPr="00925322">
              <w:t xml:space="preserve">Chef de Service Exploitation de la Faune et des Chasses / Direction de la Faune et des Chasses </w:t>
            </w:r>
            <w:r w:rsidRPr="00925322">
              <w:rPr>
                <w:b/>
                <w:bCs/>
              </w:rPr>
              <w:t>Ouagadougou</w:t>
            </w:r>
            <w:r>
              <w:rPr>
                <w:b/>
                <w:bCs/>
              </w:rPr>
              <w:t>, Burkina Faso</w:t>
            </w:r>
            <w:r w:rsidRPr="00925322">
              <w:rPr>
                <w:b/>
                <w:bCs/>
              </w:rPr>
              <w:t> ;</w:t>
            </w:r>
          </w:p>
        </w:tc>
        <w:tc>
          <w:tcPr>
            <w:tcW w:w="4331" w:type="dxa"/>
            <w:tcBorders>
              <w:right w:val="double" w:sz="4" w:space="0" w:color="auto"/>
            </w:tcBorders>
          </w:tcPr>
          <w:p w14:paraId="2A15B3B1" w14:textId="77777777" w:rsidR="00BE1DEC" w:rsidRPr="00925322" w:rsidRDefault="00BE1DEC" w:rsidP="008842E0">
            <w:pPr>
              <w:tabs>
                <w:tab w:val="left" w:pos="1260"/>
              </w:tabs>
              <w:jc w:val="both"/>
            </w:pPr>
            <w:r w:rsidRPr="00925322">
              <w:t>- Organiser l’exploitation de la faune ;</w:t>
            </w:r>
          </w:p>
          <w:p w14:paraId="1D9B63B2" w14:textId="77777777" w:rsidR="00BE1DEC" w:rsidRPr="00925322" w:rsidRDefault="00BE1DEC" w:rsidP="008842E0">
            <w:pPr>
              <w:tabs>
                <w:tab w:val="left" w:pos="1260"/>
              </w:tabs>
              <w:jc w:val="both"/>
            </w:pPr>
            <w:r w:rsidRPr="00925322">
              <w:t>-Assurer la pro</w:t>
            </w:r>
            <w:r>
              <w:t xml:space="preserve">motion et de la valorisation </w:t>
            </w:r>
            <w:r w:rsidRPr="00925322">
              <w:t>de la faune ;</w:t>
            </w:r>
          </w:p>
          <w:p w14:paraId="6D4C67B2" w14:textId="77777777" w:rsidR="00BE1DEC" w:rsidRPr="00925322" w:rsidRDefault="00BE1DEC" w:rsidP="008842E0">
            <w:pPr>
              <w:tabs>
                <w:tab w:val="left" w:pos="1260"/>
              </w:tabs>
              <w:jc w:val="both"/>
            </w:pPr>
            <w:r w:rsidRPr="00925322">
              <w:t>- Collecter, centraliser et exploiter les données statistique</w:t>
            </w:r>
            <w:r>
              <w:t>s sur les ressources naturelles au niveau national.</w:t>
            </w:r>
            <w:r w:rsidRPr="00925322">
              <w:t> </w:t>
            </w:r>
          </w:p>
          <w:p w14:paraId="2733152C" w14:textId="77777777" w:rsidR="00BE1DEC" w:rsidRPr="00925322" w:rsidRDefault="00BE1DEC" w:rsidP="008842E0"/>
        </w:tc>
      </w:tr>
      <w:tr w:rsidR="00BE1DEC" w:rsidRPr="00925322" w14:paraId="6EF6AB44" w14:textId="77777777" w:rsidTr="008842E0">
        <w:trPr>
          <w:jc w:val="center"/>
        </w:trPr>
        <w:tc>
          <w:tcPr>
            <w:tcW w:w="1561" w:type="dxa"/>
            <w:tcBorders>
              <w:left w:val="double" w:sz="4" w:space="0" w:color="auto"/>
            </w:tcBorders>
          </w:tcPr>
          <w:p w14:paraId="784F2BFB" w14:textId="77777777" w:rsidR="00BE1DEC" w:rsidRPr="00925322" w:rsidRDefault="00BE1DEC" w:rsidP="008842E0">
            <w:pPr>
              <w:jc w:val="center"/>
              <w:rPr>
                <w:b/>
                <w:bCs/>
              </w:rPr>
            </w:pPr>
            <w:r w:rsidRPr="00925322">
              <w:rPr>
                <w:b/>
                <w:bCs/>
              </w:rPr>
              <w:t>1994 - 1996</w:t>
            </w:r>
          </w:p>
        </w:tc>
        <w:tc>
          <w:tcPr>
            <w:tcW w:w="4474" w:type="dxa"/>
            <w:tcBorders>
              <w:right w:val="double" w:sz="4" w:space="0" w:color="auto"/>
            </w:tcBorders>
          </w:tcPr>
          <w:p w14:paraId="105745AE" w14:textId="77777777" w:rsidR="00BE1DEC" w:rsidRPr="00925322" w:rsidRDefault="00BE1DEC" w:rsidP="008842E0">
            <w:pPr>
              <w:rPr>
                <w:b/>
                <w:bCs/>
              </w:rPr>
            </w:pPr>
            <w:r w:rsidRPr="00925322">
              <w:t xml:space="preserve">Chef de Bureau Provincial de la Faune et des pêches de la DPEEF – </w:t>
            </w:r>
            <w:r w:rsidRPr="00925322">
              <w:rPr>
                <w:b/>
                <w:bCs/>
              </w:rPr>
              <w:t>Comoé</w:t>
            </w:r>
          </w:p>
          <w:p w14:paraId="7F18E3AC" w14:textId="77777777" w:rsidR="00BE1DEC" w:rsidRDefault="00BE1DEC" w:rsidP="008842E0">
            <w:r w:rsidRPr="00925322">
              <w:t>(Banfo</w:t>
            </w:r>
            <w:r>
              <w:t>ra) ;</w:t>
            </w:r>
          </w:p>
          <w:p w14:paraId="78E337EA" w14:textId="77777777" w:rsidR="00BE1DEC" w:rsidRDefault="00BE1DEC" w:rsidP="008842E0"/>
          <w:p w14:paraId="3FE504B8" w14:textId="77777777" w:rsidR="00BE1DEC" w:rsidRPr="00925322" w:rsidRDefault="00BE1DEC" w:rsidP="008842E0">
            <w:r>
              <w:t>C</w:t>
            </w:r>
            <w:r w:rsidRPr="00925322">
              <w:t xml:space="preserve">hef d’équipe Provinciale du </w:t>
            </w:r>
            <w:proofErr w:type="gramStart"/>
            <w:r w:rsidRPr="00925322">
              <w:t>Projet  confection</w:t>
            </w:r>
            <w:proofErr w:type="gramEnd"/>
            <w:r w:rsidRPr="00925322">
              <w:t xml:space="preserve"> d’Outils Cartographiques pour la Gestion de l’Environnement,</w:t>
            </w:r>
            <w:r w:rsidRPr="00EC242C">
              <w:rPr>
                <w:b/>
                <w:bCs/>
              </w:rPr>
              <w:t xml:space="preserve"> Burkina Faso </w:t>
            </w:r>
            <w:r w:rsidRPr="00925322">
              <w:t>;</w:t>
            </w:r>
          </w:p>
        </w:tc>
        <w:tc>
          <w:tcPr>
            <w:tcW w:w="4331" w:type="dxa"/>
            <w:tcBorders>
              <w:right w:val="double" w:sz="4" w:space="0" w:color="auto"/>
            </w:tcBorders>
          </w:tcPr>
          <w:p w14:paraId="4FF2D24C" w14:textId="77777777" w:rsidR="00BE1DEC" w:rsidRPr="00925322" w:rsidRDefault="00BE1DEC" w:rsidP="008842E0">
            <w:pPr>
              <w:jc w:val="both"/>
            </w:pPr>
            <w:r w:rsidRPr="00925322">
              <w:t>Planifier, exécuter et suivre les actions d’aménagement de faune et de pêches ;</w:t>
            </w:r>
          </w:p>
          <w:p w14:paraId="317A8414" w14:textId="77777777" w:rsidR="00BE1DEC" w:rsidRDefault="00BE1DEC" w:rsidP="008842E0">
            <w:pPr>
              <w:jc w:val="both"/>
            </w:pPr>
          </w:p>
          <w:p w14:paraId="4429BE45" w14:textId="77777777" w:rsidR="00BE1DEC" w:rsidRPr="00925322" w:rsidRDefault="00BE1DEC" w:rsidP="008842E0">
            <w:pPr>
              <w:jc w:val="both"/>
            </w:pPr>
            <w:r w:rsidRPr="00925322">
              <w:t>Organiser la chasse villageoise (</w:t>
            </w:r>
            <w:proofErr w:type="spellStart"/>
            <w:r w:rsidRPr="00925322">
              <w:t>Dozos</w:t>
            </w:r>
            <w:proofErr w:type="spellEnd"/>
            <w:r w:rsidRPr="00925322">
              <w:t>) ;</w:t>
            </w:r>
          </w:p>
          <w:p w14:paraId="10753017" w14:textId="77777777" w:rsidR="00BE1DEC" w:rsidRDefault="00BE1DEC" w:rsidP="008842E0">
            <w:pPr>
              <w:jc w:val="both"/>
            </w:pPr>
          </w:p>
          <w:p w14:paraId="7AC29FB8" w14:textId="77777777" w:rsidR="00BE1DEC" w:rsidRPr="00925322" w:rsidRDefault="00BE1DEC" w:rsidP="008842E0">
            <w:pPr>
              <w:jc w:val="both"/>
            </w:pPr>
            <w:r w:rsidRPr="00925322">
              <w:t>Organiser la pêche traditionnelle et suivre les statistiques de prélèvement des ressources naturelles ;</w:t>
            </w:r>
          </w:p>
          <w:p w14:paraId="17764CFC" w14:textId="77777777" w:rsidR="00BE1DEC" w:rsidRDefault="00BE1DEC" w:rsidP="008842E0">
            <w:pPr>
              <w:jc w:val="both"/>
            </w:pPr>
          </w:p>
          <w:p w14:paraId="30740BD5" w14:textId="77777777" w:rsidR="00BE1DEC" w:rsidRPr="00925322" w:rsidRDefault="00BE1DEC" w:rsidP="008842E0">
            <w:pPr>
              <w:jc w:val="both"/>
            </w:pPr>
            <w:r w:rsidRPr="00925322">
              <w:t xml:space="preserve">Délimiter et matérialiser les limites des aires protégées de la province de la Comoé (14 forêts classées). </w:t>
            </w:r>
          </w:p>
        </w:tc>
      </w:tr>
      <w:tr w:rsidR="00BE1DEC" w:rsidRPr="00925322" w14:paraId="53BDE183" w14:textId="77777777" w:rsidTr="008842E0">
        <w:trPr>
          <w:jc w:val="center"/>
        </w:trPr>
        <w:tc>
          <w:tcPr>
            <w:tcW w:w="1561" w:type="dxa"/>
            <w:tcBorders>
              <w:left w:val="double" w:sz="4" w:space="0" w:color="auto"/>
            </w:tcBorders>
          </w:tcPr>
          <w:p w14:paraId="08153516" w14:textId="77777777" w:rsidR="00BE1DEC" w:rsidRPr="00925322" w:rsidRDefault="00BE1DEC" w:rsidP="008842E0">
            <w:pPr>
              <w:jc w:val="center"/>
              <w:rPr>
                <w:b/>
                <w:bCs/>
              </w:rPr>
            </w:pPr>
            <w:r w:rsidRPr="00925322">
              <w:rPr>
                <w:b/>
                <w:bCs/>
              </w:rPr>
              <w:t>1993 - 1994</w:t>
            </w:r>
          </w:p>
        </w:tc>
        <w:tc>
          <w:tcPr>
            <w:tcW w:w="4474" w:type="dxa"/>
            <w:tcBorders>
              <w:right w:val="double" w:sz="4" w:space="0" w:color="auto"/>
            </w:tcBorders>
          </w:tcPr>
          <w:p w14:paraId="30A23754" w14:textId="77777777" w:rsidR="00BE1DEC" w:rsidRPr="00925322" w:rsidRDefault="00BE1DEC" w:rsidP="008842E0">
            <w:r w:rsidRPr="00925322">
              <w:t xml:space="preserve">Chef de Bureau Provincial de la Planification et du Suivi- </w:t>
            </w:r>
            <w:proofErr w:type="spellStart"/>
            <w:r w:rsidRPr="00925322">
              <w:t>Evaluation</w:t>
            </w:r>
            <w:proofErr w:type="spellEnd"/>
            <w:r w:rsidRPr="00925322">
              <w:t xml:space="preserve"> de la DPEEF – </w:t>
            </w:r>
            <w:proofErr w:type="spellStart"/>
            <w:proofErr w:type="gramStart"/>
            <w:r w:rsidRPr="00925322">
              <w:rPr>
                <w:b/>
                <w:bCs/>
              </w:rPr>
              <w:t>Bougouriba</w:t>
            </w:r>
            <w:proofErr w:type="spellEnd"/>
            <w:r w:rsidRPr="00925322">
              <w:rPr>
                <w:b/>
                <w:bCs/>
              </w:rPr>
              <w:t xml:space="preserve"> </w:t>
            </w:r>
            <w:r w:rsidRPr="00925322">
              <w:t xml:space="preserve"> (</w:t>
            </w:r>
            <w:proofErr w:type="spellStart"/>
            <w:proofErr w:type="gramEnd"/>
            <w:r w:rsidRPr="00925322">
              <w:t>Diédougou</w:t>
            </w:r>
            <w:proofErr w:type="spellEnd"/>
            <w:r w:rsidRPr="00925322">
              <w:t>),</w:t>
            </w:r>
            <w:r w:rsidRPr="00EC242C">
              <w:rPr>
                <w:b/>
                <w:bCs/>
              </w:rPr>
              <w:t xml:space="preserve"> Burkina Faso </w:t>
            </w:r>
            <w:r w:rsidRPr="00925322">
              <w:t>;</w:t>
            </w:r>
          </w:p>
        </w:tc>
        <w:tc>
          <w:tcPr>
            <w:tcW w:w="4331" w:type="dxa"/>
            <w:tcBorders>
              <w:right w:val="double" w:sz="4" w:space="0" w:color="auto"/>
            </w:tcBorders>
          </w:tcPr>
          <w:p w14:paraId="5A315D0B" w14:textId="77777777" w:rsidR="00BE1DEC" w:rsidRPr="00925322" w:rsidRDefault="00BE1DEC" w:rsidP="008842E0">
            <w:pPr>
              <w:jc w:val="both"/>
            </w:pPr>
            <w:r w:rsidRPr="00925322">
              <w:t>Planifier, exécuter et suivre les actions d’aménagement de faune et de pêches ;</w:t>
            </w:r>
          </w:p>
          <w:p w14:paraId="32CB4C6F" w14:textId="77777777" w:rsidR="00BE1DEC" w:rsidRPr="00925322" w:rsidRDefault="00BE1DEC" w:rsidP="008842E0">
            <w:pPr>
              <w:jc w:val="both"/>
            </w:pPr>
            <w:r w:rsidRPr="00925322">
              <w:t xml:space="preserve">Organiser des campagnes de </w:t>
            </w:r>
            <w:proofErr w:type="gramStart"/>
            <w:r w:rsidRPr="00925322">
              <w:t>reboisement;</w:t>
            </w:r>
            <w:proofErr w:type="gramEnd"/>
          </w:p>
          <w:p w14:paraId="3C400535" w14:textId="77777777" w:rsidR="00BE1DEC" w:rsidRPr="00925322" w:rsidRDefault="00BE1DEC" w:rsidP="008842E0">
            <w:pPr>
              <w:jc w:val="both"/>
            </w:pPr>
            <w:r w:rsidRPr="00925322">
              <w:t>Organiser la pêche traditionnelle et suivre les statistiques de prélèvement des ressources naturelles ;</w:t>
            </w:r>
          </w:p>
          <w:p w14:paraId="7F1495A5" w14:textId="77777777" w:rsidR="00BE1DEC" w:rsidRPr="00925322" w:rsidRDefault="00BE1DEC" w:rsidP="008842E0">
            <w:pPr>
              <w:jc w:val="both"/>
            </w:pPr>
          </w:p>
        </w:tc>
      </w:tr>
      <w:tr w:rsidR="00BE1DEC" w:rsidRPr="00925322" w14:paraId="3329394F" w14:textId="77777777" w:rsidTr="008842E0">
        <w:trPr>
          <w:jc w:val="center"/>
        </w:trPr>
        <w:tc>
          <w:tcPr>
            <w:tcW w:w="1561" w:type="dxa"/>
            <w:tcBorders>
              <w:left w:val="double" w:sz="4" w:space="0" w:color="auto"/>
            </w:tcBorders>
          </w:tcPr>
          <w:p w14:paraId="3681411F" w14:textId="77777777" w:rsidR="00BE1DEC" w:rsidRPr="00925322" w:rsidRDefault="00BE1DEC" w:rsidP="008842E0">
            <w:pPr>
              <w:jc w:val="center"/>
              <w:rPr>
                <w:b/>
                <w:bCs/>
              </w:rPr>
            </w:pPr>
            <w:r w:rsidRPr="00925322">
              <w:rPr>
                <w:b/>
                <w:bCs/>
              </w:rPr>
              <w:t>1992 - 1993</w:t>
            </w:r>
          </w:p>
        </w:tc>
        <w:tc>
          <w:tcPr>
            <w:tcW w:w="4474" w:type="dxa"/>
            <w:tcBorders>
              <w:right w:val="double" w:sz="4" w:space="0" w:color="auto"/>
            </w:tcBorders>
          </w:tcPr>
          <w:p w14:paraId="17AC16A2" w14:textId="77777777" w:rsidR="00BE1DEC" w:rsidRPr="00925322" w:rsidRDefault="00BE1DEC" w:rsidP="008842E0">
            <w:r w:rsidRPr="00925322">
              <w:t xml:space="preserve">Directeur Provincial de l’Environnement et des Eaux et Forêts du </w:t>
            </w:r>
          </w:p>
          <w:p w14:paraId="3FED0C8F" w14:textId="77777777" w:rsidR="00BE1DEC" w:rsidRPr="00925322" w:rsidRDefault="00BE1DEC" w:rsidP="008842E0">
            <w:proofErr w:type="spellStart"/>
            <w:r w:rsidRPr="00925322">
              <w:rPr>
                <w:b/>
                <w:bCs/>
              </w:rPr>
              <w:t>Poni</w:t>
            </w:r>
            <w:proofErr w:type="spellEnd"/>
            <w:r w:rsidRPr="00925322">
              <w:rPr>
                <w:b/>
                <w:bCs/>
              </w:rPr>
              <w:t xml:space="preserve"> </w:t>
            </w:r>
            <w:r w:rsidRPr="00925322">
              <w:t>(</w:t>
            </w:r>
            <w:proofErr w:type="spellStart"/>
            <w:r w:rsidRPr="00925322">
              <w:rPr>
                <w:b/>
                <w:bCs/>
              </w:rPr>
              <w:t>Gaoua</w:t>
            </w:r>
            <w:proofErr w:type="spellEnd"/>
            <w:r w:rsidRPr="00925322">
              <w:t>) ;</w:t>
            </w:r>
          </w:p>
        </w:tc>
        <w:tc>
          <w:tcPr>
            <w:tcW w:w="4331" w:type="dxa"/>
            <w:tcBorders>
              <w:right w:val="double" w:sz="4" w:space="0" w:color="auto"/>
            </w:tcBorders>
          </w:tcPr>
          <w:p w14:paraId="04079D46" w14:textId="77777777" w:rsidR="00BE1DEC" w:rsidRPr="00925322" w:rsidRDefault="00BE1DEC" w:rsidP="008842E0">
            <w:pPr>
              <w:jc w:val="both"/>
            </w:pPr>
            <w:r w:rsidRPr="00925322">
              <w:t xml:space="preserve">Appuyer les collectivités territoriales et les communautés à la base dans la mise en œuvre de la Politique Nationale en matière d’Environnement notamment par l’appui conseil et l’organisation de la police forestière dans le domaine des collectivités territoriales et des aires classées de la province du </w:t>
            </w:r>
            <w:proofErr w:type="spellStart"/>
            <w:r w:rsidRPr="00925322">
              <w:t>Poni</w:t>
            </w:r>
            <w:proofErr w:type="spellEnd"/>
            <w:r w:rsidRPr="00925322">
              <w:t>.</w:t>
            </w:r>
          </w:p>
        </w:tc>
      </w:tr>
      <w:tr w:rsidR="00BE1DEC" w:rsidRPr="00925322" w14:paraId="2B602DA3" w14:textId="77777777" w:rsidTr="008842E0">
        <w:trPr>
          <w:jc w:val="center"/>
        </w:trPr>
        <w:tc>
          <w:tcPr>
            <w:tcW w:w="1561" w:type="dxa"/>
            <w:tcBorders>
              <w:left w:val="double" w:sz="4" w:space="0" w:color="auto"/>
            </w:tcBorders>
          </w:tcPr>
          <w:p w14:paraId="4F884BFD" w14:textId="77777777" w:rsidR="00BE1DEC" w:rsidRPr="00925322" w:rsidRDefault="00BE1DEC" w:rsidP="008842E0">
            <w:pPr>
              <w:jc w:val="center"/>
              <w:rPr>
                <w:b/>
                <w:bCs/>
              </w:rPr>
            </w:pPr>
            <w:r w:rsidRPr="00925322">
              <w:rPr>
                <w:b/>
                <w:bCs/>
              </w:rPr>
              <w:t>1990-1992</w:t>
            </w:r>
          </w:p>
        </w:tc>
        <w:tc>
          <w:tcPr>
            <w:tcW w:w="4474" w:type="dxa"/>
            <w:tcBorders>
              <w:right w:val="double" w:sz="4" w:space="0" w:color="auto"/>
            </w:tcBorders>
          </w:tcPr>
          <w:p w14:paraId="3AD7FCE8" w14:textId="77777777" w:rsidR="00BE1DEC" w:rsidRDefault="00BE1DEC" w:rsidP="008842E0">
            <w:r w:rsidRPr="00925322">
              <w:t xml:space="preserve">Chef de Bureau Provincial de la Faune et du Tourisme de la </w:t>
            </w:r>
            <w:proofErr w:type="spellStart"/>
            <w:r w:rsidRPr="00925322">
              <w:t>Tapoa</w:t>
            </w:r>
            <w:proofErr w:type="spellEnd"/>
            <w:r w:rsidRPr="00925322">
              <w:t xml:space="preserve"> ; </w:t>
            </w:r>
          </w:p>
          <w:p w14:paraId="0B0E1B83" w14:textId="77777777" w:rsidR="00BE1DEC" w:rsidRDefault="00BE1DEC" w:rsidP="008842E0"/>
          <w:p w14:paraId="37423227" w14:textId="77777777" w:rsidR="00BE1DEC" w:rsidRPr="00925322" w:rsidRDefault="00BE1DEC" w:rsidP="008842E0">
            <w:r w:rsidRPr="00925322">
              <w:t>Coordonnateur du Volet Faune de Projet de Développement Rural Intégré de la TAPOA ;</w:t>
            </w:r>
          </w:p>
          <w:p w14:paraId="018AD98A" w14:textId="77777777" w:rsidR="00BE1DEC" w:rsidRDefault="00BE1DEC" w:rsidP="008842E0"/>
          <w:p w14:paraId="46C82EAB" w14:textId="77777777" w:rsidR="00BE1DEC" w:rsidRPr="00925322" w:rsidRDefault="00BE1DEC" w:rsidP="008842E0">
            <w:r w:rsidRPr="00925322">
              <w:t xml:space="preserve">Conservateur de l’Unité de Conservation de la Faune du </w:t>
            </w:r>
            <w:r w:rsidRPr="00925322">
              <w:rPr>
                <w:sz w:val="32"/>
                <w:szCs w:val="32"/>
              </w:rPr>
              <w:t>"</w:t>
            </w:r>
            <w:r w:rsidRPr="00925322">
              <w:rPr>
                <w:b/>
                <w:bCs/>
                <w:sz w:val="32"/>
                <w:szCs w:val="32"/>
              </w:rPr>
              <w:t>w</w:t>
            </w:r>
            <w:r w:rsidRPr="00925322">
              <w:rPr>
                <w:sz w:val="32"/>
                <w:szCs w:val="32"/>
              </w:rPr>
              <w:t>"</w:t>
            </w:r>
            <w:r w:rsidRPr="00925322">
              <w:t> ;</w:t>
            </w:r>
          </w:p>
        </w:tc>
        <w:tc>
          <w:tcPr>
            <w:tcW w:w="4331" w:type="dxa"/>
            <w:tcBorders>
              <w:right w:val="double" w:sz="4" w:space="0" w:color="auto"/>
            </w:tcBorders>
          </w:tcPr>
          <w:p w14:paraId="08B31E0F" w14:textId="77777777" w:rsidR="00BE1DEC" w:rsidRPr="00925322" w:rsidRDefault="00BE1DEC" w:rsidP="008842E0">
            <w:pPr>
              <w:jc w:val="both"/>
            </w:pPr>
            <w:r w:rsidRPr="00925322">
              <w:t xml:space="preserve">Planifier et exécuter l’ensemble des opérations d’aménagement, de suivi écologique et de promotion touristique ; </w:t>
            </w:r>
          </w:p>
          <w:p w14:paraId="5A94CC69" w14:textId="77777777" w:rsidR="00BE1DEC" w:rsidRPr="00925322" w:rsidRDefault="00BE1DEC" w:rsidP="008842E0">
            <w:pPr>
              <w:jc w:val="both"/>
            </w:pPr>
            <w:r w:rsidRPr="00925322">
              <w:t>Coordonner les actions de lutte anti- braconnage au niveau provincial et du « W » ;</w:t>
            </w:r>
          </w:p>
          <w:p w14:paraId="1972C35F" w14:textId="77777777" w:rsidR="00BE1DEC" w:rsidRPr="00925322" w:rsidRDefault="00BE1DEC" w:rsidP="008842E0">
            <w:pPr>
              <w:jc w:val="both"/>
            </w:pPr>
            <w:r w:rsidRPr="00925322">
              <w:t>Mener les actions de sensibilisation et d’encadrement des populations riveraines au</w:t>
            </w:r>
            <w:proofErr w:type="gramStart"/>
            <w:r w:rsidRPr="00925322">
              <w:t> »W</w:t>
            </w:r>
            <w:proofErr w:type="gramEnd"/>
            <w:r w:rsidRPr="00925322">
              <w:t> » ;</w:t>
            </w:r>
          </w:p>
          <w:p w14:paraId="62BDC437" w14:textId="77777777" w:rsidR="00BE1DEC" w:rsidRPr="00925322" w:rsidRDefault="00BE1DEC" w:rsidP="008842E0">
            <w:pPr>
              <w:jc w:val="both"/>
            </w:pPr>
            <w:r w:rsidRPr="00925322">
              <w:t>Suivre les activités cynégétiques dans les zones de chasse et à la périphérie de l’Unité du « W ».</w:t>
            </w:r>
          </w:p>
          <w:p w14:paraId="251D4E5E" w14:textId="77777777" w:rsidR="00BE1DEC" w:rsidRPr="00925322" w:rsidRDefault="00BE1DEC" w:rsidP="008842E0"/>
          <w:p w14:paraId="70544490" w14:textId="77777777" w:rsidR="00BE1DEC" w:rsidRPr="00925322" w:rsidRDefault="00BE1DEC" w:rsidP="008842E0"/>
          <w:p w14:paraId="6BD72F09" w14:textId="77777777" w:rsidR="00BE1DEC" w:rsidRPr="00925322" w:rsidRDefault="00BE1DEC" w:rsidP="008842E0"/>
          <w:p w14:paraId="39346DAC" w14:textId="77777777" w:rsidR="00BE1DEC" w:rsidRPr="00925322" w:rsidRDefault="00BE1DEC" w:rsidP="008842E0">
            <w:pPr>
              <w:jc w:val="center"/>
            </w:pPr>
          </w:p>
        </w:tc>
      </w:tr>
      <w:tr w:rsidR="00BE1DEC" w:rsidRPr="00925322" w14:paraId="0B78215F" w14:textId="77777777" w:rsidTr="008842E0">
        <w:trPr>
          <w:jc w:val="center"/>
        </w:trPr>
        <w:tc>
          <w:tcPr>
            <w:tcW w:w="1561" w:type="dxa"/>
            <w:tcBorders>
              <w:left w:val="double" w:sz="4" w:space="0" w:color="auto"/>
            </w:tcBorders>
          </w:tcPr>
          <w:p w14:paraId="23C38B00" w14:textId="77777777" w:rsidR="00BE1DEC" w:rsidRPr="00925322" w:rsidRDefault="00BE1DEC" w:rsidP="008842E0">
            <w:pPr>
              <w:jc w:val="center"/>
              <w:rPr>
                <w:b/>
                <w:bCs/>
              </w:rPr>
            </w:pPr>
            <w:r w:rsidRPr="00925322">
              <w:rPr>
                <w:b/>
                <w:bCs/>
              </w:rPr>
              <w:lastRenderedPageBreak/>
              <w:t>1987 - 1990</w:t>
            </w:r>
          </w:p>
        </w:tc>
        <w:tc>
          <w:tcPr>
            <w:tcW w:w="4474" w:type="dxa"/>
            <w:tcBorders>
              <w:right w:val="double" w:sz="4" w:space="0" w:color="auto"/>
            </w:tcBorders>
          </w:tcPr>
          <w:p w14:paraId="1FB84F1A" w14:textId="77777777" w:rsidR="00BE1DEC" w:rsidRPr="00925322" w:rsidRDefault="00BE1DEC" w:rsidP="008842E0">
            <w:pPr>
              <w:rPr>
                <w:b/>
                <w:bCs/>
              </w:rPr>
            </w:pPr>
            <w:r w:rsidRPr="00925322">
              <w:t>Chef d’Unité de Conservation de la Faune d’</w:t>
            </w:r>
            <w:r w:rsidRPr="00925322">
              <w:rPr>
                <w:b/>
                <w:bCs/>
              </w:rPr>
              <w:t>Arly /</w:t>
            </w:r>
            <w:proofErr w:type="spellStart"/>
            <w:r w:rsidRPr="00925322">
              <w:t>Tapoa</w:t>
            </w:r>
            <w:proofErr w:type="spellEnd"/>
            <w:r w:rsidRPr="00925322">
              <w:t> ;</w:t>
            </w:r>
          </w:p>
        </w:tc>
        <w:tc>
          <w:tcPr>
            <w:tcW w:w="4331" w:type="dxa"/>
            <w:tcBorders>
              <w:right w:val="double" w:sz="4" w:space="0" w:color="auto"/>
            </w:tcBorders>
          </w:tcPr>
          <w:p w14:paraId="7CBF5296" w14:textId="77777777" w:rsidR="00BE1DEC" w:rsidRPr="00925322" w:rsidRDefault="00BE1DEC" w:rsidP="008842E0">
            <w:pPr>
              <w:jc w:val="both"/>
            </w:pPr>
            <w:r w:rsidRPr="00925322">
              <w:t xml:space="preserve">Planifier et exécuter l’ensemble des opérations d’aménagement, de suivi écologique et de promotion touristique ; </w:t>
            </w:r>
          </w:p>
          <w:p w14:paraId="52D042E5" w14:textId="77777777" w:rsidR="00BE1DEC" w:rsidRPr="00925322" w:rsidRDefault="00BE1DEC" w:rsidP="008842E0">
            <w:pPr>
              <w:jc w:val="both"/>
            </w:pPr>
            <w:r w:rsidRPr="00925322">
              <w:t>Coordonner les actions de lutte anti- braconnage ;</w:t>
            </w:r>
          </w:p>
          <w:p w14:paraId="1AA33584" w14:textId="77777777" w:rsidR="00BE1DEC" w:rsidRPr="00925322" w:rsidRDefault="00BE1DEC" w:rsidP="008842E0">
            <w:pPr>
              <w:jc w:val="both"/>
            </w:pPr>
            <w:r w:rsidRPr="00925322">
              <w:t>Mener les actions de sensibilisation et d’encadrement des populations riveraines ;</w:t>
            </w:r>
          </w:p>
          <w:p w14:paraId="0248D921" w14:textId="77777777" w:rsidR="00BE1DEC" w:rsidRPr="00925322" w:rsidRDefault="00BE1DEC" w:rsidP="008842E0">
            <w:pPr>
              <w:jc w:val="both"/>
            </w:pPr>
            <w:r w:rsidRPr="00925322">
              <w:t>Suivre les activités cynégétiques dans les zones de chasse et à la périphérie de l’Unité d’Arly.</w:t>
            </w:r>
          </w:p>
          <w:p w14:paraId="3FBE881A" w14:textId="77777777" w:rsidR="00BE1DEC" w:rsidRPr="00925322" w:rsidRDefault="00BE1DEC" w:rsidP="008842E0"/>
        </w:tc>
      </w:tr>
      <w:tr w:rsidR="00BE1DEC" w:rsidRPr="00925322" w14:paraId="12BD69C8" w14:textId="77777777" w:rsidTr="008842E0">
        <w:trPr>
          <w:jc w:val="center"/>
        </w:trPr>
        <w:tc>
          <w:tcPr>
            <w:tcW w:w="1561" w:type="dxa"/>
            <w:tcBorders>
              <w:left w:val="double" w:sz="4" w:space="0" w:color="auto"/>
            </w:tcBorders>
          </w:tcPr>
          <w:p w14:paraId="1AA4EE6A" w14:textId="77777777" w:rsidR="00BE1DEC" w:rsidRPr="00925322" w:rsidRDefault="00BE1DEC" w:rsidP="008842E0">
            <w:pPr>
              <w:jc w:val="center"/>
              <w:rPr>
                <w:b/>
                <w:bCs/>
              </w:rPr>
            </w:pPr>
            <w:r w:rsidRPr="00925322">
              <w:rPr>
                <w:b/>
                <w:bCs/>
              </w:rPr>
              <w:t>1981 - 1985</w:t>
            </w:r>
          </w:p>
        </w:tc>
        <w:tc>
          <w:tcPr>
            <w:tcW w:w="4474" w:type="dxa"/>
            <w:tcBorders>
              <w:right w:val="double" w:sz="4" w:space="0" w:color="auto"/>
            </w:tcBorders>
          </w:tcPr>
          <w:p w14:paraId="445B1520" w14:textId="77777777" w:rsidR="00BE1DEC" w:rsidRPr="00925322" w:rsidRDefault="00BE1DEC" w:rsidP="008842E0">
            <w:pPr>
              <w:jc w:val="both"/>
            </w:pPr>
            <w:r w:rsidRPr="00925322">
              <w:t>Chef de Service Documentation et Homologue des Cours de Dendrométrie et Sociologie à l’</w:t>
            </w:r>
            <w:proofErr w:type="spellStart"/>
            <w:r w:rsidRPr="00925322">
              <w:t>Ecole</w:t>
            </w:r>
            <w:proofErr w:type="spellEnd"/>
            <w:r w:rsidRPr="00925322">
              <w:t xml:space="preserve"> Nationale des Eaux et Forêts </w:t>
            </w:r>
          </w:p>
          <w:p w14:paraId="75464470" w14:textId="77777777" w:rsidR="00BE1DEC" w:rsidRPr="00925322" w:rsidRDefault="00BE1DEC" w:rsidP="008842E0">
            <w:pPr>
              <w:jc w:val="both"/>
              <w:rPr>
                <w:lang w:val="en-GB"/>
              </w:rPr>
            </w:pPr>
            <w:proofErr w:type="gramStart"/>
            <w:r w:rsidRPr="00925322">
              <w:rPr>
                <w:lang w:val="en-GB"/>
              </w:rPr>
              <w:t>( ENEF</w:t>
            </w:r>
            <w:proofErr w:type="gramEnd"/>
            <w:r w:rsidRPr="00925322">
              <w:rPr>
                <w:lang w:val="en-GB"/>
              </w:rPr>
              <w:t xml:space="preserve"> )  BOBO-DIOULASSO ;</w:t>
            </w:r>
          </w:p>
        </w:tc>
        <w:tc>
          <w:tcPr>
            <w:tcW w:w="4331" w:type="dxa"/>
            <w:tcBorders>
              <w:right w:val="double" w:sz="4" w:space="0" w:color="auto"/>
            </w:tcBorders>
          </w:tcPr>
          <w:p w14:paraId="23BC7865" w14:textId="77777777" w:rsidR="00BE1DEC" w:rsidRPr="00925322" w:rsidRDefault="00BE1DEC" w:rsidP="008842E0">
            <w:r w:rsidRPr="00925322">
              <w:t>Homologuer le cours de Dendrométrie (Mesures des arbres) et de Sociologie ;</w:t>
            </w:r>
          </w:p>
          <w:p w14:paraId="10639056" w14:textId="77777777" w:rsidR="00BE1DEC" w:rsidRPr="00925322" w:rsidRDefault="00BE1DEC" w:rsidP="008842E0">
            <w:r w:rsidRPr="00925322">
              <w:t>Mettre en place le centre de documentation forestière de l’</w:t>
            </w:r>
            <w:proofErr w:type="spellStart"/>
            <w:r w:rsidRPr="00925322">
              <w:t>Ecole</w:t>
            </w:r>
            <w:proofErr w:type="spellEnd"/>
            <w:r w:rsidRPr="00925322">
              <w:t xml:space="preserve"> Nationale des Eaux et Forêts (BF</w:t>
            </w:r>
            <w:proofErr w:type="gramStart"/>
            <w:r w:rsidRPr="00925322">
              <w:t>);</w:t>
            </w:r>
            <w:proofErr w:type="gramEnd"/>
          </w:p>
          <w:p w14:paraId="56A4FE52" w14:textId="77777777" w:rsidR="00BE1DEC" w:rsidRPr="00925322" w:rsidRDefault="00BE1DEC" w:rsidP="008842E0"/>
        </w:tc>
      </w:tr>
    </w:tbl>
    <w:p w14:paraId="078FD6E8" w14:textId="77777777" w:rsidR="00BE1DEC" w:rsidRPr="00925322" w:rsidRDefault="00BE1DEC" w:rsidP="00BE1DEC"/>
    <w:p w14:paraId="34342D11" w14:textId="77777777" w:rsidR="00BE1DEC" w:rsidRPr="00925322" w:rsidRDefault="00BE1DEC" w:rsidP="00BE1DEC">
      <w:pPr>
        <w:pStyle w:val="Header"/>
        <w:tabs>
          <w:tab w:val="clear" w:pos="4536"/>
          <w:tab w:val="clear" w:pos="9072"/>
        </w:tabs>
      </w:pPr>
    </w:p>
    <w:p w14:paraId="50B1B426" w14:textId="77777777" w:rsidR="00BE1DEC" w:rsidRPr="00925322" w:rsidRDefault="00BE1DEC" w:rsidP="00BE1DEC">
      <w:pPr>
        <w:pStyle w:val="Header"/>
        <w:tabs>
          <w:tab w:val="clear" w:pos="4536"/>
          <w:tab w:val="clear" w:pos="9072"/>
        </w:tabs>
      </w:pPr>
    </w:p>
    <w:p w14:paraId="4C5900E0" w14:textId="77777777" w:rsidR="00BE1DEC" w:rsidRDefault="00BE1DEC" w:rsidP="00BE1DEC">
      <w:pPr>
        <w:pStyle w:val="Header"/>
        <w:tabs>
          <w:tab w:val="clear" w:pos="4536"/>
          <w:tab w:val="clear" w:pos="9072"/>
          <w:tab w:val="left" w:pos="8300"/>
        </w:tabs>
      </w:pPr>
    </w:p>
    <w:p w14:paraId="0D8380DF" w14:textId="77777777" w:rsidR="00BE1DEC" w:rsidRDefault="00BE1DEC" w:rsidP="00BE1DEC">
      <w:pPr>
        <w:pStyle w:val="Header"/>
        <w:tabs>
          <w:tab w:val="clear" w:pos="4536"/>
          <w:tab w:val="clear" w:pos="9072"/>
          <w:tab w:val="left" w:pos="8300"/>
        </w:tabs>
      </w:pPr>
    </w:p>
    <w:p w14:paraId="08F3A948" w14:textId="77777777" w:rsidR="00BE1DEC" w:rsidRPr="00925322" w:rsidRDefault="00BE1DEC" w:rsidP="00BE1DEC">
      <w:pPr>
        <w:pStyle w:val="Header"/>
        <w:tabs>
          <w:tab w:val="clear" w:pos="4536"/>
          <w:tab w:val="clear" w:pos="9072"/>
          <w:tab w:val="left" w:pos="8300"/>
        </w:tabs>
      </w:pPr>
      <w:r w:rsidRPr="00925322">
        <w:tab/>
      </w:r>
    </w:p>
    <w:p w14:paraId="06B1E077" w14:textId="77777777" w:rsidR="00BE1DEC" w:rsidRPr="00925322" w:rsidRDefault="00BE1DEC" w:rsidP="00BE1DEC">
      <w:pPr>
        <w:pStyle w:val="ListParagraph"/>
        <w:numPr>
          <w:ilvl w:val="0"/>
          <w:numId w:val="5"/>
        </w:numPr>
        <w:rPr>
          <w:b/>
          <w:bCs/>
          <w:i/>
          <w:sz w:val="32"/>
          <w:szCs w:val="32"/>
        </w:rPr>
      </w:pPr>
      <w:r w:rsidRPr="00925322">
        <w:rPr>
          <w:b/>
          <w:i/>
          <w:sz w:val="32"/>
          <w:szCs w:val="32"/>
        </w:rPr>
        <w:t xml:space="preserve"> </w:t>
      </w:r>
      <w:r w:rsidRPr="00925322">
        <w:rPr>
          <w:b/>
          <w:i/>
          <w:sz w:val="32"/>
          <w:szCs w:val="32"/>
          <w:u w:val="single"/>
        </w:rPr>
        <w:t>Publications -Communications-</w:t>
      </w:r>
      <w:proofErr w:type="spellStart"/>
      <w:r w:rsidRPr="00925322">
        <w:rPr>
          <w:b/>
          <w:i/>
          <w:sz w:val="32"/>
          <w:szCs w:val="32"/>
          <w:u w:val="single"/>
        </w:rPr>
        <w:t>Etudes</w:t>
      </w:r>
      <w:proofErr w:type="spellEnd"/>
    </w:p>
    <w:p w14:paraId="70FCD645" w14:textId="77777777" w:rsidR="00BE1DEC" w:rsidRPr="00925322" w:rsidRDefault="00BE1DEC" w:rsidP="00BE1DEC">
      <w:pPr>
        <w:rPr>
          <w:b/>
          <w:bCs/>
        </w:rPr>
      </w:pPr>
    </w:p>
    <w:tbl>
      <w:tblPr>
        <w:tblW w:w="9770" w:type="dxa"/>
        <w:tblInd w:w="-29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9770"/>
      </w:tblGrid>
      <w:tr w:rsidR="00BE1DEC" w:rsidRPr="00925322" w14:paraId="1C789B0C" w14:textId="77777777" w:rsidTr="008842E0">
        <w:trPr>
          <w:trHeight w:val="1402"/>
        </w:trPr>
        <w:tc>
          <w:tcPr>
            <w:tcW w:w="9770" w:type="dxa"/>
            <w:tcBorders>
              <w:bottom w:val="single" w:sz="4" w:space="0" w:color="auto"/>
            </w:tcBorders>
          </w:tcPr>
          <w:p w14:paraId="2EB5193E" w14:textId="77777777" w:rsidR="00BE1DEC" w:rsidRPr="00925322" w:rsidRDefault="00BE1DEC" w:rsidP="008842E0"/>
          <w:p w14:paraId="749622E2" w14:textId="77777777" w:rsidR="00BE1DEC" w:rsidRPr="00925322" w:rsidRDefault="00BE1DEC" w:rsidP="008842E0">
            <w:r w:rsidRPr="00925322">
              <w:t>1</w:t>
            </w:r>
            <w:proofErr w:type="gramStart"/>
            <w:r w:rsidRPr="00925322">
              <w:t>/  Impact</w:t>
            </w:r>
            <w:proofErr w:type="gramEnd"/>
            <w:r w:rsidRPr="00925322">
              <w:t xml:space="preserve"> de lutte contre les glossines sur la faune sauvage dans la zone pastorale   </w:t>
            </w:r>
          </w:p>
          <w:p w14:paraId="3EC51D41" w14:textId="77777777" w:rsidR="00BE1DEC" w:rsidRPr="00925322" w:rsidRDefault="00BE1DEC" w:rsidP="008842E0">
            <w:pPr>
              <w:spacing w:line="360" w:lineRule="auto"/>
            </w:pPr>
            <w:r w:rsidRPr="00925322">
              <w:t xml:space="preserve">     </w:t>
            </w:r>
            <w:proofErr w:type="gramStart"/>
            <w:r w:rsidRPr="00925322">
              <w:t>de</w:t>
            </w:r>
            <w:proofErr w:type="gramEnd"/>
            <w:r w:rsidRPr="00925322">
              <w:t xml:space="preserve"> Sidéradougou (1987) ;</w:t>
            </w:r>
          </w:p>
          <w:p w14:paraId="2B0028D9" w14:textId="77777777" w:rsidR="00BE1DEC" w:rsidRPr="00925322" w:rsidRDefault="00BE1DEC" w:rsidP="008842E0">
            <w:r w:rsidRPr="00925322">
              <w:t>2</w:t>
            </w:r>
            <w:proofErr w:type="gramStart"/>
            <w:r w:rsidRPr="00925322">
              <w:t>/  Essai</w:t>
            </w:r>
            <w:proofErr w:type="gramEnd"/>
            <w:r w:rsidRPr="00925322">
              <w:t xml:space="preserve"> d’Amélioration des salines naturelles des Unités de Conservation de la    </w:t>
            </w:r>
          </w:p>
          <w:p w14:paraId="402BC554" w14:textId="77777777" w:rsidR="00BE1DEC" w:rsidRPr="00925322" w:rsidRDefault="00BE1DEC" w:rsidP="008842E0">
            <w:pPr>
              <w:spacing w:line="360" w:lineRule="auto"/>
            </w:pPr>
            <w:r w:rsidRPr="00925322">
              <w:t xml:space="preserve">     </w:t>
            </w:r>
            <w:proofErr w:type="gramStart"/>
            <w:r w:rsidRPr="00925322">
              <w:t>faune</w:t>
            </w:r>
            <w:proofErr w:type="gramEnd"/>
            <w:r w:rsidRPr="00925322">
              <w:t xml:space="preserve"> d’Arly et du W- Burkina Province de la </w:t>
            </w:r>
            <w:proofErr w:type="spellStart"/>
            <w:r w:rsidRPr="00925322">
              <w:t>Tapoa</w:t>
            </w:r>
            <w:proofErr w:type="spellEnd"/>
            <w:r w:rsidRPr="00925322">
              <w:t xml:space="preserve"> (1988); </w:t>
            </w:r>
          </w:p>
          <w:p w14:paraId="6A3DFFB4" w14:textId="77777777" w:rsidR="00BE1DEC" w:rsidRPr="00925322" w:rsidRDefault="00BE1DEC" w:rsidP="008842E0">
            <w:r w:rsidRPr="00925322">
              <w:t>3</w:t>
            </w:r>
            <w:proofErr w:type="gramStart"/>
            <w:r w:rsidRPr="00925322">
              <w:t xml:space="preserve">/  </w:t>
            </w:r>
            <w:proofErr w:type="spellStart"/>
            <w:r w:rsidRPr="00925322">
              <w:t>Ebauche</w:t>
            </w:r>
            <w:proofErr w:type="spellEnd"/>
            <w:proofErr w:type="gramEnd"/>
            <w:r w:rsidRPr="00925322">
              <w:t xml:space="preserve"> d’un plan de tir applicable aux zones de chasse sportive de la </w:t>
            </w:r>
          </w:p>
          <w:p w14:paraId="67879493" w14:textId="77777777" w:rsidR="00BE1DEC" w:rsidRPr="00925322" w:rsidRDefault="00BE1DEC" w:rsidP="008842E0">
            <w:pPr>
              <w:spacing w:line="360" w:lineRule="auto"/>
            </w:pPr>
            <w:r w:rsidRPr="00925322">
              <w:t xml:space="preserve">     </w:t>
            </w:r>
            <w:proofErr w:type="spellStart"/>
            <w:r w:rsidRPr="00925322">
              <w:t>Tapoa</w:t>
            </w:r>
            <w:proofErr w:type="spellEnd"/>
            <w:r w:rsidRPr="00925322">
              <w:t xml:space="preserve"> (1991) ;</w:t>
            </w:r>
          </w:p>
          <w:p w14:paraId="575BB2BA" w14:textId="77777777" w:rsidR="00BE1DEC" w:rsidRPr="00925322" w:rsidRDefault="00BE1DEC" w:rsidP="008842E0">
            <w:r w:rsidRPr="00925322">
              <w:t>4</w:t>
            </w:r>
            <w:proofErr w:type="gramStart"/>
            <w:r w:rsidRPr="00925322">
              <w:t xml:space="preserve">/  </w:t>
            </w:r>
            <w:proofErr w:type="spellStart"/>
            <w:r w:rsidRPr="00925322">
              <w:t>Eléments</w:t>
            </w:r>
            <w:proofErr w:type="spellEnd"/>
            <w:proofErr w:type="gramEnd"/>
            <w:r w:rsidRPr="00925322">
              <w:t xml:space="preserve"> de réflexion sur la situation des éléphants et des dégâts d’éléphants  </w:t>
            </w:r>
          </w:p>
          <w:p w14:paraId="73E475EA" w14:textId="77777777" w:rsidR="00BE1DEC" w:rsidRPr="00925322" w:rsidRDefault="00BE1DEC" w:rsidP="008842E0">
            <w:pPr>
              <w:spacing w:line="360" w:lineRule="auto"/>
            </w:pPr>
            <w:r w:rsidRPr="00925322">
              <w:t xml:space="preserve">     </w:t>
            </w:r>
            <w:proofErr w:type="gramStart"/>
            <w:r w:rsidRPr="00925322">
              <w:t>dans</w:t>
            </w:r>
            <w:proofErr w:type="gramEnd"/>
            <w:r w:rsidRPr="00925322">
              <w:t xml:space="preserve"> la Province du </w:t>
            </w:r>
            <w:proofErr w:type="spellStart"/>
            <w:r w:rsidRPr="00925322">
              <w:t>Poni</w:t>
            </w:r>
            <w:proofErr w:type="spellEnd"/>
            <w:r w:rsidRPr="00925322">
              <w:t xml:space="preserve">-Burkina Faso (1993) ;  </w:t>
            </w:r>
          </w:p>
          <w:p w14:paraId="1E8C84E0" w14:textId="77777777" w:rsidR="00BE1DEC" w:rsidRPr="00925322" w:rsidRDefault="00BE1DEC" w:rsidP="008842E0">
            <w:pPr>
              <w:spacing w:line="360" w:lineRule="auto"/>
            </w:pPr>
            <w:r w:rsidRPr="00925322">
              <w:t xml:space="preserve">5/ Plan de gestion de la zone de </w:t>
            </w:r>
            <w:proofErr w:type="spellStart"/>
            <w:r w:rsidRPr="00925322">
              <w:t>Dida</w:t>
            </w:r>
            <w:proofErr w:type="spellEnd"/>
            <w:r w:rsidRPr="00925322">
              <w:t xml:space="preserve"> dans l’Ouest du Burkina Faso (1996) ;</w:t>
            </w:r>
          </w:p>
          <w:p w14:paraId="0FD24A63" w14:textId="77777777" w:rsidR="00BE1DEC" w:rsidRPr="00925322" w:rsidRDefault="00BE1DEC" w:rsidP="008842E0">
            <w:r w:rsidRPr="00925322">
              <w:t xml:space="preserve">6/ Rapport d’enquêtes dans les villages périphériques de l’Unité de Conservation   </w:t>
            </w:r>
          </w:p>
          <w:p w14:paraId="117C769C" w14:textId="77777777" w:rsidR="00BE1DEC" w:rsidRPr="00925322" w:rsidRDefault="00BE1DEC" w:rsidP="008842E0">
            <w:r w:rsidRPr="00925322">
              <w:t xml:space="preserve">    </w:t>
            </w:r>
            <w:proofErr w:type="gramStart"/>
            <w:r w:rsidRPr="00925322">
              <w:t>de</w:t>
            </w:r>
            <w:proofErr w:type="gramEnd"/>
            <w:r w:rsidRPr="00925322">
              <w:t xml:space="preserve"> la Faune d’Arly dans l’Est du Burkina Faso (1998) ; </w:t>
            </w:r>
          </w:p>
          <w:p w14:paraId="6EDEEC73" w14:textId="77777777" w:rsidR="00BE1DEC" w:rsidRPr="00925322" w:rsidRDefault="00BE1DEC" w:rsidP="008842E0">
            <w:pPr>
              <w:rPr>
                <w:sz w:val="16"/>
              </w:rPr>
            </w:pPr>
          </w:p>
          <w:p w14:paraId="7921F74D" w14:textId="77777777" w:rsidR="00BE1DEC" w:rsidRPr="00925322" w:rsidRDefault="00BE1DEC" w:rsidP="008842E0">
            <w:r w:rsidRPr="00925322">
              <w:t xml:space="preserve">7/ Problématique de la gestion participative et intégrée l’Unité de Conservation de </w:t>
            </w:r>
          </w:p>
          <w:p w14:paraId="27194B2C" w14:textId="77777777" w:rsidR="00BE1DEC" w:rsidRPr="00925322" w:rsidRDefault="00BE1DEC" w:rsidP="008842E0">
            <w:pPr>
              <w:rPr>
                <w:sz w:val="16"/>
              </w:rPr>
            </w:pPr>
            <w:r w:rsidRPr="00925322">
              <w:lastRenderedPageBreak/>
              <w:t xml:space="preserve">    </w:t>
            </w:r>
            <w:proofErr w:type="gramStart"/>
            <w:r w:rsidRPr="00925322">
              <w:t>la</w:t>
            </w:r>
            <w:proofErr w:type="gramEnd"/>
            <w:r w:rsidRPr="00925322">
              <w:t xml:space="preserve"> Faune d’Arly dans l’Est du Burkina Faso (1998) ;</w:t>
            </w:r>
          </w:p>
          <w:p w14:paraId="106596C0" w14:textId="77777777" w:rsidR="00BE1DEC" w:rsidRPr="00925322" w:rsidRDefault="00BE1DEC" w:rsidP="008842E0">
            <w:pPr>
              <w:rPr>
                <w:sz w:val="16"/>
              </w:rPr>
            </w:pPr>
          </w:p>
          <w:p w14:paraId="24550D55" w14:textId="77777777" w:rsidR="00BE1DEC" w:rsidRPr="00925322" w:rsidRDefault="00BE1DEC" w:rsidP="008842E0">
            <w:r w:rsidRPr="00925322">
              <w:t>8</w:t>
            </w:r>
            <w:proofErr w:type="gramStart"/>
            <w:r w:rsidRPr="00925322">
              <w:t>/  Suivi</w:t>
            </w:r>
            <w:proofErr w:type="gramEnd"/>
            <w:r w:rsidRPr="00925322">
              <w:t xml:space="preserve"> écologique aérien  des aires classées  des Bassins de l’Arly et du </w:t>
            </w:r>
            <w:proofErr w:type="spellStart"/>
            <w:r w:rsidRPr="00925322">
              <w:t>Singou</w:t>
            </w:r>
            <w:proofErr w:type="spellEnd"/>
            <w:r w:rsidRPr="00925322">
              <w:t xml:space="preserve"> </w:t>
            </w:r>
          </w:p>
          <w:p w14:paraId="6DED3797" w14:textId="77777777" w:rsidR="00BE1DEC" w:rsidRPr="00925322" w:rsidRDefault="00BE1DEC" w:rsidP="008842E0">
            <w:pPr>
              <w:spacing w:line="360" w:lineRule="auto"/>
            </w:pPr>
            <w:r w:rsidRPr="00925322">
              <w:t xml:space="preserve">     (1999) ; </w:t>
            </w:r>
          </w:p>
          <w:p w14:paraId="407A8129" w14:textId="77777777" w:rsidR="00BE1DEC" w:rsidRPr="00925322" w:rsidRDefault="00BE1DEC" w:rsidP="008842E0">
            <w:r w:rsidRPr="00925322">
              <w:t>9</w:t>
            </w:r>
            <w:proofErr w:type="gramStart"/>
            <w:r w:rsidRPr="00925322">
              <w:t>/  Recensement</w:t>
            </w:r>
            <w:proofErr w:type="gramEnd"/>
            <w:r w:rsidRPr="00925322">
              <w:t xml:space="preserve"> aérien de la faune sauvage dans la réserve de biosphère de la   </w:t>
            </w:r>
          </w:p>
          <w:p w14:paraId="36B9CB8D" w14:textId="77777777" w:rsidR="00BE1DEC" w:rsidRPr="00925322" w:rsidRDefault="00BE1DEC" w:rsidP="008842E0">
            <w:r w:rsidRPr="00925322">
              <w:t xml:space="preserve">     </w:t>
            </w:r>
            <w:proofErr w:type="spellStart"/>
            <w:proofErr w:type="gramStart"/>
            <w:r w:rsidRPr="00925322">
              <w:t>Pendjari</w:t>
            </w:r>
            <w:proofErr w:type="spellEnd"/>
            <w:r w:rsidRPr="00925322">
              <w:t xml:space="preserve">  (</w:t>
            </w:r>
            <w:proofErr w:type="gramEnd"/>
            <w:r w:rsidRPr="00925322">
              <w:t xml:space="preserve">2002) ;  </w:t>
            </w:r>
          </w:p>
          <w:p w14:paraId="10C2A8E8" w14:textId="77777777" w:rsidR="00BE1DEC" w:rsidRPr="00925322" w:rsidRDefault="00BE1DEC" w:rsidP="008842E0"/>
          <w:p w14:paraId="16D6871A" w14:textId="77777777" w:rsidR="00BE1DEC" w:rsidRPr="00925322" w:rsidRDefault="00BE1DEC" w:rsidP="008842E0">
            <w:r w:rsidRPr="00925322">
              <w:t>10</w:t>
            </w:r>
            <w:proofErr w:type="gramStart"/>
            <w:r w:rsidRPr="00925322">
              <w:t>/  Recensement</w:t>
            </w:r>
            <w:proofErr w:type="gramEnd"/>
            <w:r w:rsidRPr="00925322">
              <w:t xml:space="preserve"> aérien de la faune sauvage du bassin de l’Arly  (2002) ;</w:t>
            </w:r>
          </w:p>
          <w:p w14:paraId="3F09BA7A" w14:textId="77777777" w:rsidR="00BE1DEC" w:rsidRPr="00925322" w:rsidRDefault="00BE1DEC" w:rsidP="008842E0"/>
          <w:p w14:paraId="73439F7A" w14:textId="77777777" w:rsidR="00BE1DEC" w:rsidRPr="00925322" w:rsidRDefault="00BE1DEC" w:rsidP="008842E0">
            <w:r w:rsidRPr="00925322">
              <w:t>11</w:t>
            </w:r>
            <w:proofErr w:type="gramStart"/>
            <w:r w:rsidRPr="00925322">
              <w:t>/  Suivi</w:t>
            </w:r>
            <w:proofErr w:type="gramEnd"/>
            <w:r w:rsidRPr="00925322">
              <w:t xml:space="preserve"> sanitaire des </w:t>
            </w:r>
            <w:proofErr w:type="spellStart"/>
            <w:r w:rsidRPr="00925322">
              <w:t>Eléphants</w:t>
            </w:r>
            <w:proofErr w:type="spellEnd"/>
            <w:r w:rsidRPr="00925322">
              <w:t xml:space="preserve"> du MOLE NATIONAL PARC au GHANA  </w:t>
            </w:r>
          </w:p>
          <w:p w14:paraId="0449FE44" w14:textId="77777777" w:rsidR="00BE1DEC" w:rsidRPr="00925322" w:rsidRDefault="00BE1DEC" w:rsidP="008842E0">
            <w:r w:rsidRPr="00925322">
              <w:t xml:space="preserve">      (Juillet 2002) ;</w:t>
            </w:r>
          </w:p>
          <w:p w14:paraId="25AC1C65" w14:textId="77777777" w:rsidR="00BE1DEC" w:rsidRPr="00925322" w:rsidRDefault="00BE1DEC" w:rsidP="008842E0"/>
          <w:p w14:paraId="56CA102D" w14:textId="77777777" w:rsidR="00BE1DEC" w:rsidRPr="00925322" w:rsidRDefault="00BE1DEC" w:rsidP="008842E0">
            <w:r w:rsidRPr="00925322">
              <w:t xml:space="preserve">12/ Cartographie </w:t>
            </w:r>
            <w:proofErr w:type="gramStart"/>
            <w:r w:rsidRPr="00925322">
              <w:t>de  distribution</w:t>
            </w:r>
            <w:proofErr w:type="gramEnd"/>
            <w:r w:rsidRPr="00925322">
              <w:t xml:space="preserve"> du cheptel domestique dans la Province de la </w:t>
            </w:r>
            <w:proofErr w:type="spellStart"/>
            <w:r w:rsidRPr="00925322">
              <w:t>Komandjari</w:t>
            </w:r>
            <w:proofErr w:type="spellEnd"/>
            <w:r w:rsidRPr="00925322">
              <w:t xml:space="preserve"> </w:t>
            </w:r>
          </w:p>
          <w:p w14:paraId="20DB851C" w14:textId="77777777" w:rsidR="00BE1DEC" w:rsidRPr="00925322" w:rsidRDefault="00BE1DEC" w:rsidP="008842E0">
            <w:pPr>
              <w:ind w:left="360"/>
            </w:pPr>
            <w:r w:rsidRPr="00925322">
              <w:t xml:space="preserve"> (2002) ; </w:t>
            </w:r>
          </w:p>
          <w:p w14:paraId="208E5931" w14:textId="77777777" w:rsidR="00BE1DEC" w:rsidRPr="00925322" w:rsidRDefault="00BE1DEC" w:rsidP="008842E0">
            <w:r w:rsidRPr="00925322">
              <w:t xml:space="preserve">13/ Recensement Aérien de la faune sauvage dans le Parc Transfrontalier du W (2002) ; </w:t>
            </w:r>
          </w:p>
          <w:p w14:paraId="1000745C" w14:textId="77777777" w:rsidR="00BE1DEC" w:rsidRPr="00925322" w:rsidRDefault="00BE1DEC" w:rsidP="008842E0"/>
          <w:p w14:paraId="7C7CB2CD" w14:textId="77777777" w:rsidR="00BE1DEC" w:rsidRPr="00925322" w:rsidRDefault="00BE1DEC" w:rsidP="008842E0">
            <w:r w:rsidRPr="00925322">
              <w:t>14</w:t>
            </w:r>
            <w:proofErr w:type="gramStart"/>
            <w:r w:rsidRPr="00925322">
              <w:t>/  Guide</w:t>
            </w:r>
            <w:proofErr w:type="gramEnd"/>
            <w:r w:rsidRPr="00925322">
              <w:t xml:space="preserve"> de formation sur la carbonisation du bois de feu (formation d’agents forestiers et producteurs locaux de la province du </w:t>
            </w:r>
            <w:proofErr w:type="spellStart"/>
            <w:r w:rsidRPr="00925322">
              <w:t>Zoundwéogo</w:t>
            </w:r>
            <w:proofErr w:type="spellEnd"/>
            <w:r w:rsidRPr="00925322">
              <w:t xml:space="preserve">  (2003) ;</w:t>
            </w:r>
          </w:p>
          <w:p w14:paraId="56E46A51" w14:textId="77777777" w:rsidR="00BE1DEC" w:rsidRPr="00925322" w:rsidRDefault="00BE1DEC" w:rsidP="008842E0"/>
          <w:p w14:paraId="13CF8B68" w14:textId="77777777" w:rsidR="00BE1DEC" w:rsidRPr="00925322" w:rsidRDefault="00BE1DEC" w:rsidP="008842E0">
            <w:r w:rsidRPr="00925322">
              <w:t>15/ Problématique sur la Gestion d’un Refuge Local d’Hippopotames en Zone Humide (2004) ;</w:t>
            </w:r>
          </w:p>
          <w:p w14:paraId="1C23D06D" w14:textId="77777777" w:rsidR="00BE1DEC" w:rsidRPr="00925322" w:rsidRDefault="00BE1DEC" w:rsidP="008842E0"/>
          <w:p w14:paraId="24FFAF8E" w14:textId="77777777" w:rsidR="00BE1DEC" w:rsidRPr="00925322" w:rsidRDefault="00BE1DEC" w:rsidP="008842E0">
            <w:r w:rsidRPr="00925322">
              <w:t>16/ Plan d’Aménagement du Refuge local de WOOZI dans la Province du Boulgou (2005) ;</w:t>
            </w:r>
          </w:p>
          <w:p w14:paraId="7FFE98C6" w14:textId="77777777" w:rsidR="00BE1DEC" w:rsidRPr="00925322" w:rsidRDefault="00BE1DEC" w:rsidP="008842E0"/>
          <w:p w14:paraId="6537DAFD" w14:textId="77777777" w:rsidR="00BE1DEC" w:rsidRPr="00925322" w:rsidRDefault="00BE1DEC" w:rsidP="008842E0">
            <w:r w:rsidRPr="00925322">
              <w:t xml:space="preserve">17/ Contribution à l’élaboration du Plan de Gestion Intégrée du </w:t>
            </w:r>
            <w:proofErr w:type="gramStart"/>
            <w:r w:rsidRPr="00925322">
              <w:t>Micro Bassin</w:t>
            </w:r>
            <w:proofErr w:type="gramEnd"/>
            <w:r w:rsidRPr="00925322">
              <w:t xml:space="preserve"> Versant de la </w:t>
            </w:r>
            <w:proofErr w:type="spellStart"/>
            <w:r w:rsidRPr="00925322">
              <w:t>Kompienga</w:t>
            </w:r>
            <w:proofErr w:type="spellEnd"/>
            <w:r w:rsidRPr="00925322">
              <w:t xml:space="preserve"> (2005) ;</w:t>
            </w:r>
          </w:p>
          <w:p w14:paraId="2AD90DE1" w14:textId="77777777" w:rsidR="00BE1DEC" w:rsidRPr="00925322" w:rsidRDefault="00BE1DEC" w:rsidP="008842E0"/>
          <w:p w14:paraId="63F62EC7" w14:textId="77777777" w:rsidR="00BE1DEC" w:rsidRPr="00925322" w:rsidRDefault="00BE1DEC" w:rsidP="008842E0">
            <w:r w:rsidRPr="00925322">
              <w:t xml:space="preserve">18/ Plan d’Action pour la valorisation de trois produits forestiers non ligneux dans 09 villages riverains au Parc National de Pô dit KABORE </w:t>
            </w:r>
            <w:proofErr w:type="spellStart"/>
            <w:r w:rsidRPr="00925322">
              <w:t>Tambi</w:t>
            </w:r>
            <w:proofErr w:type="spellEnd"/>
            <w:r w:rsidRPr="00925322">
              <w:t xml:space="preserve"> (2006) ;</w:t>
            </w:r>
          </w:p>
          <w:p w14:paraId="766D716A" w14:textId="77777777" w:rsidR="00BE1DEC" w:rsidRPr="00925322" w:rsidRDefault="00BE1DEC" w:rsidP="008842E0"/>
          <w:p w14:paraId="5FA4E9A4" w14:textId="77777777" w:rsidR="00BE1DEC" w:rsidRPr="00925322" w:rsidRDefault="00BE1DEC" w:rsidP="008842E0">
            <w:r w:rsidRPr="00925322">
              <w:t xml:space="preserve">19/ Rapport d’évaluation du Projet de Conservation et de Valorisation des Produits Forestiers autour du Parc National de Pô dit Kabore </w:t>
            </w:r>
            <w:proofErr w:type="spellStart"/>
            <w:r w:rsidRPr="00925322">
              <w:t>Tambi</w:t>
            </w:r>
            <w:proofErr w:type="spellEnd"/>
            <w:r w:rsidRPr="00925322">
              <w:t xml:space="preserve"> (2007) ;</w:t>
            </w:r>
          </w:p>
          <w:p w14:paraId="54A4156A" w14:textId="77777777" w:rsidR="00BE1DEC" w:rsidRPr="00925322" w:rsidRDefault="00BE1DEC" w:rsidP="008842E0"/>
          <w:p w14:paraId="35D65F5F" w14:textId="77777777" w:rsidR="00BE1DEC" w:rsidRPr="00925322" w:rsidRDefault="00BE1DEC" w:rsidP="008842E0">
            <w:r w:rsidRPr="00925322">
              <w:t xml:space="preserve">20/ L’apport du label RAMSAR dans la conservation des zones humides de la région Afrique de l’Ouest (2009) 88 </w:t>
            </w:r>
            <w:proofErr w:type="gramStart"/>
            <w:r w:rsidRPr="00925322">
              <w:t>p;</w:t>
            </w:r>
            <w:proofErr w:type="gramEnd"/>
          </w:p>
          <w:p w14:paraId="7C158D82" w14:textId="77777777" w:rsidR="00BE1DEC" w:rsidRPr="00925322" w:rsidRDefault="00BE1DEC" w:rsidP="008842E0"/>
          <w:p w14:paraId="61E2B7CD" w14:textId="77777777" w:rsidR="00BE1DEC" w:rsidRPr="00925322" w:rsidRDefault="00BE1DEC" w:rsidP="008842E0">
            <w:r w:rsidRPr="00925322">
              <w:t xml:space="preserve">21/ Initiation aux techniques de capture des serpents dans la zone d’intervention de la société Minière de </w:t>
            </w:r>
            <w:proofErr w:type="spellStart"/>
            <w:r w:rsidRPr="00925322">
              <w:t>Bélahourou</w:t>
            </w:r>
            <w:proofErr w:type="spellEnd"/>
            <w:r w:rsidRPr="00925322">
              <w:t xml:space="preserve"> SA, 84p. (2009). </w:t>
            </w:r>
          </w:p>
          <w:p w14:paraId="51B20BD0" w14:textId="77777777" w:rsidR="00BE1DEC" w:rsidRPr="00925322" w:rsidRDefault="00BE1DEC" w:rsidP="008842E0"/>
          <w:p w14:paraId="367C0A52" w14:textId="77777777" w:rsidR="00BE1DEC" w:rsidRDefault="00BE1DEC" w:rsidP="008842E0">
            <w:r w:rsidRPr="00925322">
              <w:t xml:space="preserve">22/ Initiation aux techniques de capture des serpents dans la zone d’intervention de la société Minière de </w:t>
            </w:r>
            <w:proofErr w:type="spellStart"/>
            <w:r w:rsidRPr="00925322">
              <w:t>Essakane</w:t>
            </w:r>
            <w:proofErr w:type="spellEnd"/>
            <w:r w:rsidRPr="00925322">
              <w:t xml:space="preserve"> SA, 80p. (2010).</w:t>
            </w:r>
          </w:p>
          <w:p w14:paraId="4FA4CADF" w14:textId="77777777" w:rsidR="00BE1DEC" w:rsidRDefault="00BE1DEC" w:rsidP="008842E0"/>
          <w:p w14:paraId="0007BA1D" w14:textId="77777777" w:rsidR="00BE1DEC" w:rsidRPr="006D2572" w:rsidRDefault="00BE1DEC" w:rsidP="008842E0">
            <w:pPr>
              <w:spacing w:after="160" w:line="259" w:lineRule="auto"/>
            </w:pPr>
            <w:r>
              <w:t>23/ S</w:t>
            </w:r>
            <w:r w:rsidRPr="006D2572">
              <w:t>tratégie de contrôle de populations de chiens errants dans la commune de Ouagadougou</w:t>
            </w:r>
            <w:r>
              <w:t>, 10p (2017)</w:t>
            </w:r>
          </w:p>
          <w:p w14:paraId="437B89A1" w14:textId="77777777" w:rsidR="00BE1DEC" w:rsidRPr="006D2572" w:rsidRDefault="00BE1DEC" w:rsidP="008842E0">
            <w:pPr>
              <w:spacing w:after="160" w:line="259" w:lineRule="auto"/>
            </w:pPr>
          </w:p>
          <w:p w14:paraId="755BCDF0" w14:textId="77777777" w:rsidR="00BE1DEC" w:rsidRPr="00925322" w:rsidRDefault="00BE1DEC" w:rsidP="008842E0"/>
          <w:p w14:paraId="5DF85F9B" w14:textId="77777777" w:rsidR="00BE1DEC" w:rsidRPr="00925322" w:rsidRDefault="00BE1DEC" w:rsidP="008842E0"/>
        </w:tc>
      </w:tr>
    </w:tbl>
    <w:p w14:paraId="59E0D7C0" w14:textId="77777777" w:rsidR="00BE1DEC" w:rsidRDefault="00BE1DEC" w:rsidP="00BE1DEC"/>
    <w:p w14:paraId="21C1CA07" w14:textId="77777777" w:rsidR="00BE1DEC" w:rsidRPr="00925322" w:rsidRDefault="00BE1DEC" w:rsidP="00BE1DEC"/>
    <w:p w14:paraId="227029E3" w14:textId="77777777" w:rsidR="00BE1DEC" w:rsidRPr="00925322" w:rsidRDefault="00BE1DEC" w:rsidP="00BE1DEC">
      <w:pPr>
        <w:pStyle w:val="Titresection"/>
        <w:numPr>
          <w:ilvl w:val="0"/>
          <w:numId w:val="5"/>
        </w:numPr>
        <w:rPr>
          <w:rFonts w:ascii="Times New Roman" w:hAnsi="Times New Roman"/>
          <w:sz w:val="24"/>
        </w:rPr>
      </w:pPr>
      <w:r w:rsidRPr="00925322">
        <w:rPr>
          <w:rFonts w:ascii="Times New Roman" w:hAnsi="Times New Roman"/>
          <w:sz w:val="28"/>
          <w:u w:val="single"/>
        </w:rPr>
        <w:t xml:space="preserve">COMPETENCES EN </w:t>
      </w:r>
      <w:proofErr w:type="gramStart"/>
      <w:r w:rsidRPr="00925322">
        <w:rPr>
          <w:rFonts w:ascii="Times New Roman" w:hAnsi="Times New Roman"/>
          <w:sz w:val="28"/>
          <w:u w:val="single"/>
        </w:rPr>
        <w:t>INFORMATIQUES</w:t>
      </w:r>
      <w:r w:rsidRPr="00925322">
        <w:rPr>
          <w:rFonts w:ascii="Times New Roman" w:hAnsi="Times New Roman"/>
          <w:sz w:val="24"/>
        </w:rPr>
        <w:t>:</w:t>
      </w:r>
      <w:proofErr w:type="gramEnd"/>
    </w:p>
    <w:p w14:paraId="4403BDE9" w14:textId="77777777" w:rsidR="00BE1DEC" w:rsidRPr="00925322" w:rsidRDefault="00BE1DEC" w:rsidP="00BE1DEC">
      <w:pPr>
        <w:autoSpaceDE w:val="0"/>
        <w:autoSpaceDN w:val="0"/>
        <w:adjustRightInd w:val="0"/>
        <w:ind w:left="720"/>
        <w:jc w:val="both"/>
        <w:rPr>
          <w:lang w:val="en-US"/>
        </w:rPr>
      </w:pPr>
    </w:p>
    <w:p w14:paraId="5E996251" w14:textId="77777777" w:rsidR="00BE1DEC" w:rsidRPr="00925322" w:rsidRDefault="00BE1DEC" w:rsidP="00BE1DEC">
      <w:pPr>
        <w:numPr>
          <w:ilvl w:val="0"/>
          <w:numId w:val="2"/>
        </w:numPr>
        <w:autoSpaceDE w:val="0"/>
        <w:autoSpaceDN w:val="0"/>
        <w:adjustRightInd w:val="0"/>
        <w:jc w:val="both"/>
        <w:rPr>
          <w:lang w:val="en-US"/>
        </w:rPr>
      </w:pPr>
      <w:r w:rsidRPr="00925322">
        <w:rPr>
          <w:lang w:val="en-US"/>
        </w:rPr>
        <w:t xml:space="preserve">Microsoft Office Word </w:t>
      </w:r>
      <w:proofErr w:type="gramStart"/>
      <w:r w:rsidRPr="00925322">
        <w:rPr>
          <w:lang w:val="en-US"/>
        </w:rPr>
        <w:t>2007-2010;</w:t>
      </w:r>
      <w:proofErr w:type="gramEnd"/>
    </w:p>
    <w:p w14:paraId="3D5DB2FD" w14:textId="77777777" w:rsidR="00BE1DEC" w:rsidRPr="00925322" w:rsidRDefault="00BE1DEC" w:rsidP="00BE1DEC">
      <w:pPr>
        <w:numPr>
          <w:ilvl w:val="0"/>
          <w:numId w:val="2"/>
        </w:numPr>
        <w:autoSpaceDE w:val="0"/>
        <w:autoSpaceDN w:val="0"/>
        <w:adjustRightInd w:val="0"/>
        <w:jc w:val="both"/>
        <w:rPr>
          <w:lang w:val="en-US"/>
        </w:rPr>
      </w:pPr>
      <w:r w:rsidRPr="00925322">
        <w:rPr>
          <w:lang w:val="en-US"/>
        </w:rPr>
        <w:t xml:space="preserve">Microsoft Office Power Point </w:t>
      </w:r>
      <w:proofErr w:type="gramStart"/>
      <w:r w:rsidRPr="00925322">
        <w:rPr>
          <w:lang w:val="en-US"/>
        </w:rPr>
        <w:t>2007;</w:t>
      </w:r>
      <w:proofErr w:type="gramEnd"/>
    </w:p>
    <w:p w14:paraId="4EA86D86" w14:textId="77777777" w:rsidR="00BE1DEC" w:rsidRPr="00925322" w:rsidRDefault="00BE1DEC" w:rsidP="00BE1DEC">
      <w:pPr>
        <w:numPr>
          <w:ilvl w:val="0"/>
          <w:numId w:val="2"/>
        </w:numPr>
        <w:autoSpaceDE w:val="0"/>
        <w:autoSpaceDN w:val="0"/>
        <w:adjustRightInd w:val="0"/>
        <w:jc w:val="both"/>
        <w:rPr>
          <w:lang w:val="en-US"/>
        </w:rPr>
      </w:pPr>
      <w:r w:rsidRPr="00925322">
        <w:rPr>
          <w:lang w:val="en-US"/>
        </w:rPr>
        <w:t xml:space="preserve">Microsoft Office Excel </w:t>
      </w:r>
      <w:proofErr w:type="gramStart"/>
      <w:r w:rsidRPr="00925322">
        <w:rPr>
          <w:lang w:val="en-US"/>
        </w:rPr>
        <w:t>2007;</w:t>
      </w:r>
      <w:proofErr w:type="gramEnd"/>
    </w:p>
    <w:p w14:paraId="2E7E90D0" w14:textId="77777777" w:rsidR="00BE1DEC" w:rsidRPr="00925322" w:rsidRDefault="00BE1DEC" w:rsidP="00BE1DEC">
      <w:pPr>
        <w:numPr>
          <w:ilvl w:val="0"/>
          <w:numId w:val="2"/>
        </w:numPr>
        <w:autoSpaceDE w:val="0"/>
        <w:autoSpaceDN w:val="0"/>
        <w:adjustRightInd w:val="0"/>
        <w:jc w:val="both"/>
        <w:rPr>
          <w:lang w:val="en-US"/>
        </w:rPr>
      </w:pPr>
      <w:r w:rsidRPr="00925322">
        <w:rPr>
          <w:lang w:val="en-US"/>
        </w:rPr>
        <w:t xml:space="preserve">QuarkXPress </w:t>
      </w:r>
      <w:proofErr w:type="gramStart"/>
      <w:r w:rsidRPr="00925322">
        <w:rPr>
          <w:lang w:val="en-US"/>
        </w:rPr>
        <w:t>6.1;</w:t>
      </w:r>
      <w:proofErr w:type="gramEnd"/>
    </w:p>
    <w:p w14:paraId="48863AF4" w14:textId="77777777" w:rsidR="00BE1DEC" w:rsidRPr="00925322" w:rsidRDefault="00BE1DEC" w:rsidP="00BE1DEC">
      <w:pPr>
        <w:numPr>
          <w:ilvl w:val="0"/>
          <w:numId w:val="2"/>
        </w:numPr>
        <w:autoSpaceDE w:val="0"/>
        <w:autoSpaceDN w:val="0"/>
        <w:adjustRightInd w:val="0"/>
        <w:jc w:val="both"/>
        <w:rPr>
          <w:lang w:val="en-US"/>
        </w:rPr>
      </w:pPr>
      <w:r w:rsidRPr="00925322">
        <w:rPr>
          <w:lang w:val="en-US"/>
        </w:rPr>
        <w:t>Arc View 3.2.</w:t>
      </w:r>
    </w:p>
    <w:p w14:paraId="60906FBD" w14:textId="77777777" w:rsidR="00BE1DEC" w:rsidRPr="00925322" w:rsidRDefault="00BE1DEC" w:rsidP="00BE1DEC">
      <w:pPr>
        <w:autoSpaceDE w:val="0"/>
        <w:autoSpaceDN w:val="0"/>
        <w:adjustRightInd w:val="0"/>
        <w:ind w:left="360"/>
        <w:jc w:val="both"/>
        <w:rPr>
          <w:lang w:val="en-US"/>
        </w:rPr>
      </w:pPr>
    </w:p>
    <w:p w14:paraId="201BA258" w14:textId="77777777" w:rsidR="00BE1DEC" w:rsidRPr="00925322" w:rsidRDefault="00BE1DEC" w:rsidP="00BE1DEC">
      <w:pPr>
        <w:pStyle w:val="Header"/>
        <w:tabs>
          <w:tab w:val="clear" w:pos="4536"/>
          <w:tab w:val="clear" w:pos="9072"/>
        </w:tabs>
        <w:rPr>
          <w:lang w:val="en-GB"/>
        </w:rPr>
      </w:pPr>
    </w:p>
    <w:p w14:paraId="5F2FC709" w14:textId="77777777" w:rsidR="00BE1DEC" w:rsidRPr="00925322" w:rsidRDefault="00BE1DEC" w:rsidP="00BE1DEC">
      <w:pPr>
        <w:pStyle w:val="Titresection"/>
        <w:numPr>
          <w:ilvl w:val="0"/>
          <w:numId w:val="5"/>
        </w:numPr>
        <w:rPr>
          <w:rFonts w:ascii="Times New Roman" w:hAnsi="Times New Roman"/>
          <w:sz w:val="24"/>
        </w:rPr>
      </w:pPr>
      <w:r w:rsidRPr="00925322">
        <w:rPr>
          <w:rFonts w:ascii="Times New Roman" w:hAnsi="Times New Roman"/>
          <w:sz w:val="28"/>
          <w:u w:val="single"/>
        </w:rPr>
        <w:t>TITRES HONORIFIQUES</w:t>
      </w:r>
    </w:p>
    <w:p w14:paraId="46F37F88" w14:textId="77777777" w:rsidR="00BE1DEC" w:rsidRPr="00925322" w:rsidRDefault="00BE1DEC" w:rsidP="00BE1DEC">
      <w:pPr>
        <w:pStyle w:val="Header"/>
        <w:tabs>
          <w:tab w:val="clear" w:pos="4536"/>
          <w:tab w:val="clear" w:pos="9072"/>
        </w:tabs>
        <w:rPr>
          <w:lang w:val="de-DE"/>
        </w:rPr>
      </w:pPr>
    </w:p>
    <w:p w14:paraId="06706764" w14:textId="77777777" w:rsidR="00BE1DEC" w:rsidRPr="00925322" w:rsidRDefault="00BE1DEC" w:rsidP="00BE1DEC">
      <w:pPr>
        <w:numPr>
          <w:ilvl w:val="0"/>
          <w:numId w:val="3"/>
        </w:numPr>
      </w:pPr>
      <w:r w:rsidRPr="00925322">
        <w:t xml:space="preserve">Médaille d’honneur des Eaux et Forêts </w:t>
      </w:r>
    </w:p>
    <w:p w14:paraId="213B18C8" w14:textId="77777777" w:rsidR="00BE1DEC" w:rsidRPr="00925322" w:rsidRDefault="00BE1DEC" w:rsidP="00BE1DEC">
      <w:pPr>
        <w:ind w:firstLine="465"/>
      </w:pPr>
    </w:p>
    <w:p w14:paraId="733285FF" w14:textId="77777777" w:rsidR="00BE1DEC" w:rsidRPr="00925322" w:rsidRDefault="00BE1DEC" w:rsidP="00BE1DEC">
      <w:pPr>
        <w:numPr>
          <w:ilvl w:val="0"/>
          <w:numId w:val="3"/>
        </w:numPr>
      </w:pPr>
      <w:r w:rsidRPr="00925322">
        <w:t>Chevalier de l’Ordre National</w:t>
      </w:r>
      <w:r w:rsidRPr="00EC242C">
        <w:rPr>
          <w:b/>
          <w:bCs/>
        </w:rPr>
        <w:t>, Burkina Faso </w:t>
      </w:r>
      <w:r w:rsidRPr="00925322">
        <w:tab/>
      </w:r>
    </w:p>
    <w:p w14:paraId="744B8391" w14:textId="77777777" w:rsidR="00BE1DEC" w:rsidRPr="00925322" w:rsidRDefault="00BE1DEC" w:rsidP="00BE1DEC"/>
    <w:p w14:paraId="10033C4D" w14:textId="77777777" w:rsidR="00BE1DEC" w:rsidRPr="00925322" w:rsidRDefault="00BE1DEC" w:rsidP="00BE1DEC">
      <w:pPr>
        <w:pStyle w:val="Header"/>
        <w:tabs>
          <w:tab w:val="clear" w:pos="4536"/>
          <w:tab w:val="clear" w:pos="9072"/>
        </w:tabs>
      </w:pPr>
    </w:p>
    <w:p w14:paraId="672D1BBB" w14:textId="77777777" w:rsidR="00BE1DEC" w:rsidRPr="00925322" w:rsidRDefault="00BE1DEC" w:rsidP="00BE1DEC">
      <w:pPr>
        <w:pStyle w:val="Header"/>
        <w:numPr>
          <w:ilvl w:val="0"/>
          <w:numId w:val="5"/>
        </w:numPr>
        <w:tabs>
          <w:tab w:val="clear" w:pos="4536"/>
          <w:tab w:val="clear" w:pos="9072"/>
        </w:tabs>
        <w:rPr>
          <w:b/>
          <w:i/>
          <w:sz w:val="32"/>
          <w:szCs w:val="32"/>
        </w:rPr>
      </w:pPr>
      <w:r w:rsidRPr="00925322">
        <w:rPr>
          <w:b/>
          <w:i/>
          <w:sz w:val="32"/>
          <w:szCs w:val="32"/>
          <w:u w:val="single"/>
        </w:rPr>
        <w:t>DIVERS</w:t>
      </w:r>
    </w:p>
    <w:tbl>
      <w:tblPr>
        <w:tblpPr w:leftFromText="141" w:rightFromText="141" w:vertAnchor="text" w:horzAnchor="page" w:tblpX="1268" w:tblpY="1001"/>
        <w:tblW w:w="972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70" w:type="dxa"/>
          <w:right w:w="70" w:type="dxa"/>
        </w:tblCellMar>
        <w:tblLook w:val="0000" w:firstRow="0" w:lastRow="0" w:firstColumn="0" w:lastColumn="0" w:noHBand="0" w:noVBand="0"/>
      </w:tblPr>
      <w:tblGrid>
        <w:gridCol w:w="9720"/>
      </w:tblGrid>
      <w:tr w:rsidR="00BE1DEC" w:rsidRPr="00925322" w14:paraId="660301D1" w14:textId="77777777" w:rsidTr="008842E0">
        <w:trPr>
          <w:trHeight w:val="2520"/>
        </w:trPr>
        <w:tc>
          <w:tcPr>
            <w:tcW w:w="9720" w:type="dxa"/>
          </w:tcPr>
          <w:p w14:paraId="488DB2E5" w14:textId="77777777" w:rsidR="00BE1DEC" w:rsidRPr="00925322" w:rsidRDefault="00BE1DEC" w:rsidP="008842E0">
            <w:pPr>
              <w:rPr>
                <w:b/>
                <w:bCs/>
                <w:u w:val="single"/>
              </w:rPr>
            </w:pPr>
          </w:p>
          <w:p w14:paraId="7F14CC7C" w14:textId="77777777" w:rsidR="00BE1DEC" w:rsidRPr="00925322" w:rsidRDefault="00BE1DEC" w:rsidP="008842E0">
            <w:pPr>
              <w:spacing w:line="360" w:lineRule="auto"/>
            </w:pPr>
            <w:r w:rsidRPr="00925322">
              <w:t xml:space="preserve">- Langues parlées                  </w:t>
            </w:r>
            <w:proofErr w:type="gramStart"/>
            <w:r w:rsidRPr="00925322">
              <w:t xml:space="preserve">   :</w:t>
            </w:r>
            <w:proofErr w:type="gramEnd"/>
            <w:r w:rsidRPr="00925322">
              <w:t xml:space="preserve">    Très bien le Français et moyennement l’Anglais </w:t>
            </w:r>
          </w:p>
          <w:p w14:paraId="5BF5B452" w14:textId="77777777" w:rsidR="00BE1DEC" w:rsidRPr="00925322" w:rsidRDefault="00BE1DEC" w:rsidP="008842E0">
            <w:pPr>
              <w:spacing w:line="360" w:lineRule="auto"/>
            </w:pPr>
            <w:r w:rsidRPr="00925322">
              <w:t xml:space="preserve">- Permis de conduire             </w:t>
            </w:r>
            <w:proofErr w:type="gramStart"/>
            <w:r w:rsidRPr="00925322">
              <w:t xml:space="preserve">   :</w:t>
            </w:r>
            <w:proofErr w:type="gramEnd"/>
            <w:r w:rsidRPr="00925322">
              <w:t xml:space="preserve">     Catégorie B. </w:t>
            </w:r>
          </w:p>
          <w:p w14:paraId="7C13909E" w14:textId="77777777" w:rsidR="00BE1DEC" w:rsidRPr="00925322" w:rsidRDefault="00BE1DEC" w:rsidP="008842E0">
            <w:pPr>
              <w:tabs>
                <w:tab w:val="left" w:pos="3360"/>
              </w:tabs>
              <w:spacing w:line="360" w:lineRule="auto"/>
            </w:pPr>
            <w:r w:rsidRPr="00925322">
              <w:t xml:space="preserve">- Arts Martiaux                     </w:t>
            </w:r>
            <w:proofErr w:type="gramStart"/>
            <w:r w:rsidRPr="00925322">
              <w:t xml:space="preserve">   :</w:t>
            </w:r>
            <w:proofErr w:type="gramEnd"/>
            <w:r w:rsidRPr="00925322">
              <w:t xml:space="preserve">      Judo et </w:t>
            </w:r>
            <w:proofErr w:type="spellStart"/>
            <w:r w:rsidRPr="00925322">
              <w:t>Tae-Kundo</w:t>
            </w:r>
            <w:proofErr w:type="spellEnd"/>
            <w:r w:rsidRPr="00925322">
              <w:t xml:space="preserve"> </w:t>
            </w:r>
          </w:p>
          <w:p w14:paraId="159FEDA5" w14:textId="77777777" w:rsidR="00BE1DEC" w:rsidRPr="00925322" w:rsidRDefault="00BE1DEC" w:rsidP="008842E0">
            <w:pPr>
              <w:tabs>
                <w:tab w:val="left" w:pos="3360"/>
              </w:tabs>
              <w:spacing w:line="360" w:lineRule="auto"/>
            </w:pPr>
            <w:r w:rsidRPr="00925322">
              <w:t xml:space="preserve">- Autres                                </w:t>
            </w:r>
            <w:proofErr w:type="gramStart"/>
            <w:r w:rsidRPr="00925322">
              <w:t xml:space="preserve">   :</w:t>
            </w:r>
            <w:proofErr w:type="gramEnd"/>
            <w:r w:rsidRPr="00925322">
              <w:t xml:space="preserve">       Secouriste et Leader de la Croix Rouge  </w:t>
            </w:r>
          </w:p>
          <w:p w14:paraId="336C8A51" w14:textId="77777777" w:rsidR="00BE1DEC" w:rsidRPr="00925322" w:rsidRDefault="00BE1DEC" w:rsidP="008842E0">
            <w:pPr>
              <w:tabs>
                <w:tab w:val="left" w:pos="3360"/>
              </w:tabs>
              <w:spacing w:line="360" w:lineRule="auto"/>
            </w:pPr>
            <w:r w:rsidRPr="00925322">
              <w:t xml:space="preserve">                                                        Internationale, et notions en Pilotage CESSNA 145.</w:t>
            </w:r>
          </w:p>
        </w:tc>
      </w:tr>
    </w:tbl>
    <w:p w14:paraId="1C699834" w14:textId="77777777" w:rsidR="00BE1DEC" w:rsidRPr="00925322" w:rsidRDefault="00BE1DEC" w:rsidP="00BE1DEC">
      <w:pPr>
        <w:jc w:val="right"/>
      </w:pPr>
    </w:p>
    <w:p w14:paraId="1A00BE3D" w14:textId="77777777" w:rsidR="00BE1DEC" w:rsidRPr="00925322" w:rsidRDefault="00BE1DEC" w:rsidP="00BE1DEC">
      <w:pPr>
        <w:jc w:val="center"/>
      </w:pPr>
    </w:p>
    <w:p w14:paraId="298ED83E" w14:textId="77777777" w:rsidR="00BE1DEC" w:rsidRPr="00925322" w:rsidRDefault="00BE1DEC" w:rsidP="00BE1DEC">
      <w:pPr>
        <w:jc w:val="center"/>
      </w:pPr>
    </w:p>
    <w:p w14:paraId="680A9132" w14:textId="77777777" w:rsidR="00BE1DEC" w:rsidRPr="00925322" w:rsidRDefault="00BE1DEC" w:rsidP="00BE1DEC">
      <w:pPr>
        <w:jc w:val="center"/>
      </w:pPr>
    </w:p>
    <w:p w14:paraId="787120B9" w14:textId="77777777" w:rsidR="00BE1DEC" w:rsidRPr="00925322" w:rsidRDefault="00BE1DEC" w:rsidP="00BE1DEC">
      <w:pPr>
        <w:autoSpaceDE w:val="0"/>
        <w:autoSpaceDN w:val="0"/>
        <w:adjustRightInd w:val="0"/>
        <w:jc w:val="center"/>
        <w:rPr>
          <w:i/>
          <w:sz w:val="26"/>
          <w:szCs w:val="26"/>
        </w:rPr>
      </w:pPr>
      <w:r w:rsidRPr="00925322">
        <w:rPr>
          <w:i/>
          <w:sz w:val="26"/>
          <w:szCs w:val="26"/>
        </w:rPr>
        <w:t>Je déclare sur l’honneur que les renseignements fournis sont exacts.</w:t>
      </w:r>
    </w:p>
    <w:p w14:paraId="27015930" w14:textId="77777777" w:rsidR="00BE1DEC" w:rsidRPr="00925322" w:rsidRDefault="00BE1DEC" w:rsidP="00BE1DEC">
      <w:pPr>
        <w:jc w:val="center"/>
      </w:pPr>
    </w:p>
    <w:p w14:paraId="79C74333" w14:textId="77777777" w:rsidR="00BE1DEC" w:rsidRPr="00925322" w:rsidRDefault="00BE1DEC" w:rsidP="00BE1DEC">
      <w:pPr>
        <w:jc w:val="center"/>
      </w:pPr>
    </w:p>
    <w:p w14:paraId="342C4340" w14:textId="77777777" w:rsidR="00BE1DEC" w:rsidRPr="00925322" w:rsidRDefault="00BE1DEC" w:rsidP="00BE1DEC"/>
    <w:p w14:paraId="211CB2BD" w14:textId="77777777" w:rsidR="00BE1DEC" w:rsidRPr="00925322" w:rsidRDefault="00BE1DEC" w:rsidP="00BE1DEC">
      <w:pPr>
        <w:pStyle w:val="Heading3"/>
        <w:jc w:val="center"/>
      </w:pPr>
      <w:proofErr w:type="gramStart"/>
      <w:r w:rsidRPr="00925322">
        <w:t>Pascal  ROUAMBA</w:t>
      </w:r>
      <w:proofErr w:type="gramEnd"/>
      <w:r w:rsidRPr="00925322">
        <w:t xml:space="preserve"> </w:t>
      </w:r>
    </w:p>
    <w:p w14:paraId="6501B0E2" w14:textId="77777777" w:rsidR="00BE1DEC" w:rsidRPr="00925322" w:rsidRDefault="00BE1DEC" w:rsidP="00BE1DEC">
      <w:pPr>
        <w:jc w:val="center"/>
        <w:rPr>
          <w:i/>
          <w:iCs/>
        </w:rPr>
      </w:pPr>
      <w:r w:rsidRPr="00925322">
        <w:rPr>
          <w:i/>
          <w:iCs/>
        </w:rPr>
        <w:t>Chevalier de l’Ordre National</w:t>
      </w:r>
    </w:p>
    <w:p w14:paraId="130BC71E" w14:textId="0CEBBF19" w:rsidR="00BE1DEC" w:rsidRDefault="00BE1DEC" w:rsidP="00BE1DEC">
      <w:pPr>
        <w:jc w:val="center"/>
      </w:pPr>
      <w:r w:rsidRPr="00925322">
        <w:rPr>
          <w:i/>
          <w:iCs/>
        </w:rPr>
        <w:t>Médaille d'honneur des Eaux et Forêts</w:t>
      </w:r>
    </w:p>
    <w:sectPr w:rsidR="00BE1D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pperplate Gothic Bold">
    <w:panose1 w:val="020E0705020206020404"/>
    <w:charset w:val="4D"/>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85F4B"/>
    <w:multiLevelType w:val="hybridMultilevel"/>
    <w:tmpl w:val="D37CD37E"/>
    <w:lvl w:ilvl="0" w:tplc="DC065484">
      <w:start w:val="2002"/>
      <w:numFmt w:val="bullet"/>
      <w:lvlText w:val="-"/>
      <w:lvlJc w:val="left"/>
      <w:pPr>
        <w:ind w:left="4365" w:hanging="360"/>
      </w:pPr>
      <w:rPr>
        <w:rFonts w:ascii="Times New Roman" w:eastAsia="Times New Roman" w:hAnsi="Times New Roman" w:cs="Times New Roman" w:hint="default"/>
      </w:rPr>
    </w:lvl>
    <w:lvl w:ilvl="1" w:tplc="040C0003" w:tentative="1">
      <w:start w:val="1"/>
      <w:numFmt w:val="bullet"/>
      <w:lvlText w:val="o"/>
      <w:lvlJc w:val="left"/>
      <w:pPr>
        <w:ind w:left="5085" w:hanging="360"/>
      </w:pPr>
      <w:rPr>
        <w:rFonts w:ascii="Courier New" w:hAnsi="Courier New" w:cs="Courier New" w:hint="default"/>
      </w:rPr>
    </w:lvl>
    <w:lvl w:ilvl="2" w:tplc="040C0005" w:tentative="1">
      <w:start w:val="1"/>
      <w:numFmt w:val="bullet"/>
      <w:lvlText w:val=""/>
      <w:lvlJc w:val="left"/>
      <w:pPr>
        <w:ind w:left="5805" w:hanging="360"/>
      </w:pPr>
      <w:rPr>
        <w:rFonts w:ascii="Wingdings" w:hAnsi="Wingdings" w:hint="default"/>
      </w:rPr>
    </w:lvl>
    <w:lvl w:ilvl="3" w:tplc="040C0001" w:tentative="1">
      <w:start w:val="1"/>
      <w:numFmt w:val="bullet"/>
      <w:lvlText w:val=""/>
      <w:lvlJc w:val="left"/>
      <w:pPr>
        <w:ind w:left="6525" w:hanging="360"/>
      </w:pPr>
      <w:rPr>
        <w:rFonts w:ascii="Symbol" w:hAnsi="Symbol" w:hint="default"/>
      </w:rPr>
    </w:lvl>
    <w:lvl w:ilvl="4" w:tplc="040C0003" w:tentative="1">
      <w:start w:val="1"/>
      <w:numFmt w:val="bullet"/>
      <w:lvlText w:val="o"/>
      <w:lvlJc w:val="left"/>
      <w:pPr>
        <w:ind w:left="7245" w:hanging="360"/>
      </w:pPr>
      <w:rPr>
        <w:rFonts w:ascii="Courier New" w:hAnsi="Courier New" w:cs="Courier New" w:hint="default"/>
      </w:rPr>
    </w:lvl>
    <w:lvl w:ilvl="5" w:tplc="040C0005" w:tentative="1">
      <w:start w:val="1"/>
      <w:numFmt w:val="bullet"/>
      <w:lvlText w:val=""/>
      <w:lvlJc w:val="left"/>
      <w:pPr>
        <w:ind w:left="7965" w:hanging="360"/>
      </w:pPr>
      <w:rPr>
        <w:rFonts w:ascii="Wingdings" w:hAnsi="Wingdings" w:hint="default"/>
      </w:rPr>
    </w:lvl>
    <w:lvl w:ilvl="6" w:tplc="040C0001" w:tentative="1">
      <w:start w:val="1"/>
      <w:numFmt w:val="bullet"/>
      <w:lvlText w:val=""/>
      <w:lvlJc w:val="left"/>
      <w:pPr>
        <w:ind w:left="8685" w:hanging="360"/>
      </w:pPr>
      <w:rPr>
        <w:rFonts w:ascii="Symbol" w:hAnsi="Symbol" w:hint="default"/>
      </w:rPr>
    </w:lvl>
    <w:lvl w:ilvl="7" w:tplc="040C0003" w:tentative="1">
      <w:start w:val="1"/>
      <w:numFmt w:val="bullet"/>
      <w:lvlText w:val="o"/>
      <w:lvlJc w:val="left"/>
      <w:pPr>
        <w:ind w:left="9405" w:hanging="360"/>
      </w:pPr>
      <w:rPr>
        <w:rFonts w:ascii="Courier New" w:hAnsi="Courier New" w:cs="Courier New" w:hint="default"/>
      </w:rPr>
    </w:lvl>
    <w:lvl w:ilvl="8" w:tplc="040C0005" w:tentative="1">
      <w:start w:val="1"/>
      <w:numFmt w:val="bullet"/>
      <w:lvlText w:val=""/>
      <w:lvlJc w:val="left"/>
      <w:pPr>
        <w:ind w:left="10125" w:hanging="360"/>
      </w:pPr>
      <w:rPr>
        <w:rFonts w:ascii="Wingdings" w:hAnsi="Wingdings" w:hint="default"/>
      </w:rPr>
    </w:lvl>
  </w:abstractNum>
  <w:abstractNum w:abstractNumId="1" w15:restartNumberingAfterBreak="0">
    <w:nsid w:val="2B79027C"/>
    <w:multiLevelType w:val="hybridMultilevel"/>
    <w:tmpl w:val="CCD0BE8A"/>
    <w:lvl w:ilvl="0" w:tplc="7E3E7156">
      <w:start w:val="1"/>
      <w:numFmt w:val="bullet"/>
      <w:pStyle w:val="PuceGrise"/>
      <w:lvlText w:val="■"/>
      <w:lvlJc w:val="left"/>
      <w:pPr>
        <w:tabs>
          <w:tab w:val="num" w:pos="360"/>
        </w:tabs>
        <w:ind w:left="288" w:hanging="288"/>
      </w:pPr>
      <w:rPr>
        <w:rFonts w:ascii="Arial" w:hAnsi="Arial" w:hint="default"/>
        <w:b w:val="0"/>
        <w:i w:val="0"/>
        <w:color w:val="0000FF"/>
        <w:sz w:val="2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4B80A88"/>
    <w:multiLevelType w:val="hybridMultilevel"/>
    <w:tmpl w:val="54F21E1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48B92A83"/>
    <w:multiLevelType w:val="hybridMultilevel"/>
    <w:tmpl w:val="54F21E1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5009365B"/>
    <w:multiLevelType w:val="hybridMultilevel"/>
    <w:tmpl w:val="1A5E01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38F6B75"/>
    <w:multiLevelType w:val="hybridMultilevel"/>
    <w:tmpl w:val="6D18BF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9314464"/>
    <w:multiLevelType w:val="hybridMultilevel"/>
    <w:tmpl w:val="C69A81D2"/>
    <w:lvl w:ilvl="0" w:tplc="C0BC662A">
      <w:start w:val="1"/>
      <w:numFmt w:val="decimal"/>
      <w:lvlText w:val="%1."/>
      <w:lvlJc w:val="left"/>
      <w:pPr>
        <w:ind w:left="720" w:hanging="360"/>
      </w:pPr>
      <w:rPr>
        <w:rFonts w:hint="default"/>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4"/>
  </w:num>
  <w:num w:numId="3">
    <w:abstractNumId w:val="5"/>
  </w:num>
  <w:num w:numId="4">
    <w:abstractNumId w:val="0"/>
  </w:num>
  <w:num w:numId="5">
    <w:abstractNumId w:val="6"/>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DEC"/>
    <w:rsid w:val="00BE1DEC"/>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86FEA"/>
  <w15:chartTrackingRefBased/>
  <w15:docId w15:val="{3AEDA516-7560-DE47-8F03-041400C9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DEC"/>
    <w:rPr>
      <w:rFonts w:ascii="Times New Roman" w:eastAsia="Times New Roman" w:hAnsi="Times New Roman" w:cs="Times New Roman"/>
      <w:lang w:val="fr-FR" w:eastAsia="fr-FR"/>
    </w:rPr>
  </w:style>
  <w:style w:type="paragraph" w:styleId="Heading1">
    <w:name w:val="heading 1"/>
    <w:basedOn w:val="Normal"/>
    <w:next w:val="Normal"/>
    <w:link w:val="Heading1Char"/>
    <w:qFormat/>
    <w:rsid w:val="00BE1DEC"/>
    <w:pPr>
      <w:keepNext/>
      <w:outlineLvl w:val="0"/>
    </w:pPr>
    <w:rPr>
      <w:b/>
      <w:szCs w:val="20"/>
    </w:rPr>
  </w:style>
  <w:style w:type="paragraph" w:styleId="Heading2">
    <w:name w:val="heading 2"/>
    <w:basedOn w:val="Normal"/>
    <w:next w:val="Normal"/>
    <w:link w:val="Heading2Char"/>
    <w:qFormat/>
    <w:rsid w:val="00BE1DEC"/>
    <w:pPr>
      <w:keepNext/>
      <w:outlineLvl w:val="1"/>
    </w:pPr>
    <w:rPr>
      <w:szCs w:val="20"/>
    </w:rPr>
  </w:style>
  <w:style w:type="paragraph" w:styleId="Heading3">
    <w:name w:val="heading 3"/>
    <w:basedOn w:val="Normal"/>
    <w:next w:val="Normal"/>
    <w:link w:val="Heading3Char"/>
    <w:unhideWhenUsed/>
    <w:qFormat/>
    <w:rsid w:val="00BE1DEC"/>
    <w:pPr>
      <w:keepNext/>
      <w:ind w:left="705"/>
      <w:outlineLvl w:val="2"/>
    </w:pPr>
    <w:rPr>
      <w:b/>
      <w:bCs/>
    </w:rPr>
  </w:style>
  <w:style w:type="paragraph" w:styleId="Heading7">
    <w:name w:val="heading 7"/>
    <w:basedOn w:val="Normal"/>
    <w:next w:val="Normal"/>
    <w:link w:val="Heading7Char"/>
    <w:uiPriority w:val="9"/>
    <w:semiHidden/>
    <w:unhideWhenUsed/>
    <w:qFormat/>
    <w:rsid w:val="00BE1DEC"/>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1DEC"/>
    <w:rPr>
      <w:rFonts w:ascii="Times New Roman" w:eastAsia="Times New Roman" w:hAnsi="Times New Roman" w:cs="Times New Roman"/>
      <w:b/>
      <w:szCs w:val="20"/>
      <w:lang w:val="fr-FR" w:eastAsia="fr-FR"/>
    </w:rPr>
  </w:style>
  <w:style w:type="character" w:customStyle="1" w:styleId="Heading2Char">
    <w:name w:val="Heading 2 Char"/>
    <w:basedOn w:val="DefaultParagraphFont"/>
    <w:link w:val="Heading2"/>
    <w:rsid w:val="00BE1DEC"/>
    <w:rPr>
      <w:rFonts w:ascii="Times New Roman" w:eastAsia="Times New Roman" w:hAnsi="Times New Roman" w:cs="Times New Roman"/>
      <w:szCs w:val="20"/>
      <w:lang w:val="fr-FR" w:eastAsia="fr-FR"/>
    </w:rPr>
  </w:style>
  <w:style w:type="character" w:customStyle="1" w:styleId="Heading3Char">
    <w:name w:val="Heading 3 Char"/>
    <w:basedOn w:val="DefaultParagraphFont"/>
    <w:link w:val="Heading3"/>
    <w:rsid w:val="00BE1DEC"/>
    <w:rPr>
      <w:rFonts w:ascii="Times New Roman" w:eastAsia="Times New Roman" w:hAnsi="Times New Roman" w:cs="Times New Roman"/>
      <w:b/>
      <w:bCs/>
      <w:lang w:val="fr-FR" w:eastAsia="fr-FR"/>
    </w:rPr>
  </w:style>
  <w:style w:type="paragraph" w:styleId="Header">
    <w:name w:val="header"/>
    <w:basedOn w:val="Normal"/>
    <w:link w:val="HeaderChar"/>
    <w:unhideWhenUsed/>
    <w:rsid w:val="00BE1DEC"/>
    <w:pPr>
      <w:tabs>
        <w:tab w:val="center" w:pos="4536"/>
        <w:tab w:val="right" w:pos="9072"/>
      </w:tabs>
    </w:pPr>
  </w:style>
  <w:style w:type="character" w:customStyle="1" w:styleId="HeaderChar">
    <w:name w:val="Header Char"/>
    <w:basedOn w:val="DefaultParagraphFont"/>
    <w:link w:val="Header"/>
    <w:rsid w:val="00BE1DEC"/>
    <w:rPr>
      <w:rFonts w:ascii="Times New Roman" w:eastAsia="Times New Roman" w:hAnsi="Times New Roman" w:cs="Times New Roman"/>
      <w:lang w:val="fr-FR" w:eastAsia="fr-FR"/>
    </w:rPr>
  </w:style>
  <w:style w:type="paragraph" w:styleId="ListParagraph">
    <w:name w:val="List Paragraph"/>
    <w:basedOn w:val="Normal"/>
    <w:link w:val="ListParagraphChar"/>
    <w:uiPriority w:val="34"/>
    <w:qFormat/>
    <w:rsid w:val="00BE1DEC"/>
    <w:pPr>
      <w:ind w:left="720"/>
      <w:contextualSpacing/>
    </w:pPr>
  </w:style>
  <w:style w:type="character" w:customStyle="1" w:styleId="ListParagraphChar">
    <w:name w:val="List Paragraph Char"/>
    <w:basedOn w:val="DefaultParagraphFont"/>
    <w:link w:val="ListParagraph"/>
    <w:uiPriority w:val="34"/>
    <w:locked/>
    <w:rsid w:val="00BE1DEC"/>
    <w:rPr>
      <w:rFonts w:ascii="Times New Roman" w:eastAsia="Times New Roman" w:hAnsi="Times New Roman" w:cs="Times New Roman"/>
      <w:lang w:val="fr-FR" w:eastAsia="fr-FR"/>
    </w:rPr>
  </w:style>
  <w:style w:type="paragraph" w:customStyle="1" w:styleId="PuceGrise">
    <w:name w:val="Puce Grise"/>
    <w:basedOn w:val="Heading7"/>
    <w:rsid w:val="00BE1DEC"/>
    <w:pPr>
      <w:keepLines w:val="0"/>
      <w:numPr>
        <w:numId w:val="1"/>
      </w:numPr>
      <w:tabs>
        <w:tab w:val="left" w:pos="288"/>
      </w:tabs>
      <w:spacing w:before="20" w:after="20"/>
      <w:ind w:left="0" w:firstLine="0"/>
    </w:pPr>
    <w:rPr>
      <w:rFonts w:ascii="Arial" w:eastAsia="Times New Roman" w:hAnsi="Arial" w:cs="Times New Roman"/>
      <w:i w:val="0"/>
      <w:iCs w:val="0"/>
      <w:color w:val="000000"/>
      <w:sz w:val="20"/>
      <w:szCs w:val="20"/>
    </w:rPr>
  </w:style>
  <w:style w:type="paragraph" w:customStyle="1" w:styleId="Titresection">
    <w:name w:val="Titre section"/>
    <w:basedOn w:val="Normal"/>
    <w:rsid w:val="00BE1DEC"/>
    <w:pPr>
      <w:keepNext/>
      <w:tabs>
        <w:tab w:val="left" w:pos="3510"/>
      </w:tabs>
      <w:spacing w:before="20"/>
    </w:pPr>
    <w:rPr>
      <w:rFonts w:ascii="Arial" w:hAnsi="Arial"/>
      <w:b/>
      <w:bCs/>
      <w:i/>
      <w:iCs/>
      <w:color w:val="000000"/>
      <w:sz w:val="20"/>
      <w:szCs w:val="20"/>
    </w:rPr>
  </w:style>
  <w:style w:type="paragraph" w:customStyle="1" w:styleId="Intituldetable">
    <w:name w:val="Intitulé de table"/>
    <w:basedOn w:val="Normal"/>
    <w:rsid w:val="00BE1DEC"/>
    <w:pPr>
      <w:spacing w:before="20" w:after="20"/>
    </w:pPr>
    <w:rPr>
      <w:rFonts w:ascii="Arial" w:hAnsi="Arial"/>
      <w:i/>
      <w:iCs/>
      <w:sz w:val="20"/>
      <w:szCs w:val="20"/>
    </w:rPr>
  </w:style>
  <w:style w:type="character" w:customStyle="1" w:styleId="Heading7Char">
    <w:name w:val="Heading 7 Char"/>
    <w:basedOn w:val="DefaultParagraphFont"/>
    <w:link w:val="Heading7"/>
    <w:uiPriority w:val="9"/>
    <w:semiHidden/>
    <w:rsid w:val="00BE1DEC"/>
    <w:rPr>
      <w:rFonts w:asciiTheme="majorHAnsi" w:eastAsiaTheme="majorEastAsia" w:hAnsiTheme="majorHAnsi" w:cstheme="majorBidi"/>
      <w:i/>
      <w:iCs/>
      <w:color w:val="1F3763" w:themeColor="accent1" w:themeShade="7F"/>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2929</Words>
  <Characters>16701</Characters>
  <Application>Microsoft Office Word</Application>
  <DocSecurity>0</DocSecurity>
  <Lines>139</Lines>
  <Paragraphs>39</Paragraphs>
  <ScaleCrop>false</ScaleCrop>
  <Company/>
  <LinksUpToDate>false</LinksUpToDate>
  <CharactersWithSpaces>19591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kwende</dc:creator>
  <cp:keywords/>
  <dc:description/>
  <cp:lastModifiedBy>William kwende</cp:lastModifiedBy>
  <cp:revision>1</cp:revision>
  <dcterms:created xsi:type="dcterms:W3CDTF">2022-03-07T06:49:00Z</dcterms:created>
  <dcterms:modified xsi:type="dcterms:W3CDTF">2022-03-07T06:50:00Z</dcterms:modified>
</cp:coreProperties>
</file>