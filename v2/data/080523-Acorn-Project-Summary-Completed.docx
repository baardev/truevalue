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B6FB0" w14:textId="77777777" w:rsidR="00D65596" w:rsidRDefault="00D65596" w:rsidP="00C74DA2">
      <w:pPr>
        <w:jc w:val="both"/>
        <w:rPr>
          <w:b/>
          <w:bCs/>
          <w:sz w:val="16"/>
          <w:szCs w:val="16"/>
        </w:rPr>
      </w:pPr>
      <w:r>
        <w:rPr>
          <w:noProof/>
        </w:rPr>
        <mc:AlternateContent>
          <mc:Choice Requires="wps">
            <w:drawing>
              <wp:anchor distT="0" distB="0" distL="114300" distR="114300" simplePos="0" relativeHeight="251658240" behindDoc="0" locked="0" layoutInCell="1" allowOverlap="1" wp14:anchorId="15E35416" wp14:editId="37DD878E">
                <wp:simplePos x="0" y="0"/>
                <wp:positionH relativeFrom="margin">
                  <wp:align>left</wp:align>
                </wp:positionH>
                <wp:positionV relativeFrom="margin">
                  <wp:posOffset>866775</wp:posOffset>
                </wp:positionV>
                <wp:extent cx="5715000" cy="489098"/>
                <wp:effectExtent l="0" t="0" r="0" b="6350"/>
                <wp:wrapNone/>
                <wp:docPr id="1565556662" name="Rechthoek met één afgeronde hoek 30"/>
                <wp:cNvGraphicFramePr/>
                <a:graphic xmlns:a="http://schemas.openxmlformats.org/drawingml/2006/main">
                  <a:graphicData uri="http://schemas.microsoft.com/office/word/2010/wordprocessingShape">
                    <wps:wsp>
                      <wps:cNvSpPr/>
                      <wps:spPr>
                        <a:xfrm flipV="1">
                          <a:off x="0" y="0"/>
                          <a:ext cx="5715000" cy="489098"/>
                        </a:xfrm>
                        <a:prstGeom prst="round1Rect">
                          <a:avLst>
                            <a:gd name="adj" fmla="val 3802"/>
                          </a:avLst>
                        </a:prstGeom>
                        <a:solidFill>
                          <a:srgbClr val="FF5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4A0A72" w14:textId="7A7077B2" w:rsidR="00D65596" w:rsidRPr="00FC58C1" w:rsidRDefault="00D65596" w:rsidP="00D65596">
                            <w:pPr>
                              <w:spacing w:line="240" w:lineRule="auto"/>
                              <w:rPr>
                                <w:bCs/>
                                <w:i/>
                                <w:iCs/>
                                <w:color w:val="FFFFFF" w:themeColor="background1"/>
                                <w:sz w:val="32"/>
                                <w:szCs w:val="32"/>
                              </w:rPr>
                            </w:pPr>
                            <w:r w:rsidRPr="00FC58C1">
                              <w:rPr>
                                <w:bCs/>
                                <w:i/>
                                <w:iCs/>
                                <w:color w:val="FFFFFF" w:themeColor="background1"/>
                                <w:sz w:val="32"/>
                                <w:szCs w:val="32"/>
                              </w:rPr>
                              <w:t>Date of Submission:</w:t>
                            </w:r>
                            <w:r w:rsidR="00102597">
                              <w:rPr>
                                <w:bCs/>
                                <w:i/>
                                <w:iCs/>
                                <w:color w:val="FFFFFF" w:themeColor="background1"/>
                                <w:sz w:val="32"/>
                                <w:szCs w:val="32"/>
                              </w:rPr>
                              <w:t xml:space="preserve"> </w:t>
                            </w:r>
                            <w:r w:rsidR="00102597">
                              <w:rPr>
                                <w:bCs/>
                                <w:i/>
                                <w:iCs/>
                                <w:color w:val="FFFFFF" w:themeColor="background1"/>
                                <w:sz w:val="32"/>
                                <w:szCs w:val="32"/>
                              </w:rPr>
                              <w:fldChar w:fldCharType="begin"/>
                            </w:r>
                            <w:r w:rsidR="00102597">
                              <w:rPr>
                                <w:bCs/>
                                <w:i/>
                                <w:iCs/>
                                <w:color w:val="FFFFFF" w:themeColor="background1"/>
                                <w:sz w:val="32"/>
                                <w:szCs w:val="32"/>
                              </w:rPr>
                              <w:instrText xml:space="preserve"> DATE \@ "dddd, d MMMM yyyy" </w:instrText>
                            </w:r>
                            <w:r w:rsidR="00102597">
                              <w:rPr>
                                <w:bCs/>
                                <w:i/>
                                <w:iCs/>
                                <w:color w:val="FFFFFF" w:themeColor="background1"/>
                                <w:sz w:val="32"/>
                                <w:szCs w:val="32"/>
                              </w:rPr>
                              <w:fldChar w:fldCharType="separate"/>
                            </w:r>
                            <w:r w:rsidR="009751E5">
                              <w:rPr>
                                <w:bCs/>
                                <w:i/>
                                <w:iCs/>
                                <w:noProof/>
                                <w:color w:val="FFFFFF" w:themeColor="background1"/>
                                <w:sz w:val="32"/>
                                <w:szCs w:val="32"/>
                              </w:rPr>
                              <w:t>Tuesday, 16 May 2023</w:t>
                            </w:r>
                            <w:r w:rsidR="00102597">
                              <w:rPr>
                                <w:bCs/>
                                <w:i/>
                                <w:iCs/>
                                <w:color w:val="FFFFFF" w:themeColor="background1"/>
                                <w:sz w:val="32"/>
                                <w:szCs w:val="32"/>
                              </w:rPr>
                              <w:fldChar w:fldCharType="end"/>
                            </w:r>
                          </w:p>
                          <w:p w14:paraId="6DBADEC5" w14:textId="77777777" w:rsidR="00D65596" w:rsidRDefault="00D65596"/>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35416" id="Rechthoek met één afgeronde hoek 30" o:spid="_x0000_s1026" style="position:absolute;left:0;text-align:left;margin-left:0;margin-top:68.25pt;width:450pt;height:38.5pt;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middle" coordsize="5715000,489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" adj="-11796480,,5400" path="m,l5696404,v10270,,18596,8326,18596,18596l5715000,489098,,489098,,xe" fillcolor="#ff5700" stroked="f" strokeweight="1pt">
                <v:stroke joinstyle="miter"/>
                <v:formulas/>
                <v:path arrowok="t" o:connecttype="custom" o:connectlocs="0,0;5696404,0;5715000,18596;5715000,489098;0,489098;0,0" o:connectangles="0,0,0,0,0,0" textboxrect="0,0,5715000,489098"/>
                <v:textbox>
                  <w:txbxContent>
                    <w:p w14:paraId="184A0A72" w14:textId="7A7077B2" w:rsidR="00D65596" w:rsidRPr="00FC58C1" w:rsidRDefault="00D65596" w:rsidP="00D65596">
                      <w:pPr>
                        <w:spacing w:line="240" w:lineRule="auto"/>
                        <w:rPr>
                          <w:bCs/>
                          <w:i/>
                          <w:iCs/>
                          <w:color w:val="FFFFFF" w:themeColor="background1"/>
                          <w:sz w:val="32"/>
                          <w:szCs w:val="32"/>
                        </w:rPr>
                      </w:pPr>
                      <w:r w:rsidRPr="00FC58C1">
                        <w:rPr>
                          <w:bCs/>
                          <w:i/>
                          <w:iCs/>
                          <w:color w:val="FFFFFF" w:themeColor="background1"/>
                          <w:sz w:val="32"/>
                          <w:szCs w:val="32"/>
                        </w:rPr>
                        <w:t>Date of Submission:</w:t>
                      </w:r>
                      <w:r w:rsidR="00102597">
                        <w:rPr>
                          <w:bCs/>
                          <w:i/>
                          <w:iCs/>
                          <w:color w:val="FFFFFF" w:themeColor="background1"/>
                          <w:sz w:val="32"/>
                          <w:szCs w:val="32"/>
                        </w:rPr>
                        <w:t xml:space="preserve"> </w:t>
                      </w:r>
                      <w:r w:rsidR="00102597">
                        <w:rPr>
                          <w:bCs/>
                          <w:i/>
                          <w:iCs/>
                          <w:color w:val="FFFFFF" w:themeColor="background1"/>
                          <w:sz w:val="32"/>
                          <w:szCs w:val="32"/>
                        </w:rPr>
                        <w:fldChar w:fldCharType="begin"/>
                      </w:r>
                      <w:r w:rsidR="00102597">
                        <w:rPr>
                          <w:bCs/>
                          <w:i/>
                          <w:iCs/>
                          <w:color w:val="FFFFFF" w:themeColor="background1"/>
                          <w:sz w:val="32"/>
                          <w:szCs w:val="32"/>
                        </w:rPr>
                        <w:instrText xml:space="preserve"> DATE \@ "dddd, d MMMM yyyy" </w:instrText>
                      </w:r>
                      <w:r w:rsidR="00102597">
                        <w:rPr>
                          <w:bCs/>
                          <w:i/>
                          <w:iCs/>
                          <w:color w:val="FFFFFF" w:themeColor="background1"/>
                          <w:sz w:val="32"/>
                          <w:szCs w:val="32"/>
                        </w:rPr>
                        <w:fldChar w:fldCharType="separate"/>
                      </w:r>
                      <w:r w:rsidR="009751E5">
                        <w:rPr>
                          <w:bCs/>
                          <w:i/>
                          <w:iCs/>
                          <w:noProof/>
                          <w:color w:val="FFFFFF" w:themeColor="background1"/>
                          <w:sz w:val="32"/>
                          <w:szCs w:val="32"/>
                        </w:rPr>
                        <w:t>Tuesday, 16 May 2023</w:t>
                      </w:r>
                      <w:r w:rsidR="00102597">
                        <w:rPr>
                          <w:bCs/>
                          <w:i/>
                          <w:iCs/>
                          <w:color w:val="FFFFFF" w:themeColor="background1"/>
                          <w:sz w:val="32"/>
                          <w:szCs w:val="32"/>
                        </w:rPr>
                        <w:fldChar w:fldCharType="end"/>
                      </w:r>
                    </w:p>
                    <w:p w14:paraId="6DBADEC5" w14:textId="77777777" w:rsidR="00D65596" w:rsidRDefault="00D65596"/>
                  </w:txbxContent>
                </v:textbox>
                <w10:wrap anchorx="margin" anchory="margin"/>
              </v:shape>
            </w:pict>
          </mc:Fallback>
        </mc:AlternateContent>
      </w:r>
      <w:r w:rsidR="000C7365" w:rsidRPr="2CBCD398">
        <w:rPr>
          <w:b/>
          <w:bCs/>
          <w:sz w:val="16"/>
          <w:szCs w:val="16"/>
        </w:rPr>
        <w:t xml:space="preserve">                     </w:t>
      </w:r>
      <w:r w:rsidR="000C7365">
        <w:rPr>
          <w:noProof/>
        </w:rPr>
        <mc:AlternateContent>
          <mc:Choice Requires="wps">
            <w:drawing>
              <wp:inline distT="0" distB="0" distL="114300" distR="114300" wp14:anchorId="001E8664" wp14:editId="78AF8D5F">
                <wp:extent cx="5715000" cy="876576"/>
                <wp:effectExtent l="0" t="0" r="0" b="0"/>
                <wp:docPr id="51571065" name="Rechthoek met één afgeronde hoek 29"/>
                <wp:cNvGraphicFramePr/>
                <a:graphic xmlns:a="http://schemas.openxmlformats.org/drawingml/2006/main">
                  <a:graphicData uri="http://schemas.microsoft.com/office/word/2010/wordprocessingShape">
                    <wps:wsp>
                      <wps:cNvSpPr/>
                      <wps:spPr>
                        <a:xfrm>
                          <a:off x="0" y="0"/>
                          <a:ext cx="5715000" cy="876576"/>
                        </a:xfrm>
                        <a:prstGeom prst="round1Rect">
                          <a:avLst/>
                        </a:prstGeom>
                        <a:solidFill>
                          <a:srgbClr val="0000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0600F5" w14:textId="11939E83" w:rsidR="000C7365" w:rsidRPr="00FC58C1" w:rsidRDefault="00A5520C" w:rsidP="000C7365">
                            <w:pPr>
                              <w:spacing w:line="240" w:lineRule="auto"/>
                              <w:rPr>
                                <w:b/>
                                <w:iCs/>
                                <w:color w:val="FFFFFF" w:themeColor="background1"/>
                                <w:sz w:val="56"/>
                                <w:szCs w:val="56"/>
                              </w:rPr>
                            </w:pPr>
                            <w:r w:rsidRPr="008103A3">
                              <w:rPr>
                                <w:b/>
                                <w:iCs/>
                                <w:color w:val="FFFFFF" w:themeColor="background1"/>
                                <w:sz w:val="36"/>
                                <w:szCs w:val="36"/>
                              </w:rPr>
                              <w:t>Golden Organics</w:t>
                            </w:r>
                            <w:r w:rsidR="008103A3" w:rsidRPr="008103A3">
                              <w:rPr>
                                <w:b/>
                                <w:iCs/>
                                <w:color w:val="FFFFFF" w:themeColor="background1"/>
                                <w:sz w:val="36"/>
                                <w:szCs w:val="36"/>
                              </w:rPr>
                              <w:t>/</w:t>
                            </w:r>
                            <w:proofErr w:type="spellStart"/>
                            <w:r w:rsidR="008103A3" w:rsidRPr="008103A3">
                              <w:rPr>
                                <w:b/>
                                <w:iCs/>
                                <w:color w:val="FFFFFF" w:themeColor="background1"/>
                                <w:sz w:val="36"/>
                                <w:szCs w:val="36"/>
                              </w:rPr>
                              <w:t>SeriousShea</w:t>
                            </w:r>
                            <w:proofErr w:type="spellEnd"/>
                            <w:r w:rsidR="00817098" w:rsidRPr="008103A3">
                              <w:rPr>
                                <w:b/>
                                <w:iCs/>
                                <w:color w:val="FFFFFF" w:themeColor="background1"/>
                                <w:sz w:val="36"/>
                                <w:szCs w:val="36"/>
                              </w:rPr>
                              <w:t xml:space="preserve"> </w:t>
                            </w:r>
                            <w:r w:rsidR="000C7365" w:rsidRPr="00FC58C1">
                              <w:rPr>
                                <w:b/>
                                <w:iCs/>
                                <w:color w:val="FFFFFF" w:themeColor="background1"/>
                                <w:sz w:val="56"/>
                                <w:szCs w:val="56"/>
                              </w:rPr>
                              <w:t>Project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01E8664" id="Rechthoek met één afgeronde hoek 29" o:spid="_x0000_s1027" style="width:450pt;height:69pt;visibility:visible;mso-wrap-style:square;mso-left-percent:-10001;mso-top-percent:-10001;mso-position-horizontal:absolute;mso-position-horizontal-relative:char;mso-position-vertical:absolute;mso-position-vertical-relative:line;mso-left-percent:-10001;mso-top-percent:-10001;v-text-anchor:middle" coordsize="5715000,8765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" adj="-11796480,,5400" path="m,l5568901,v80688,,146099,65411,146099,146099l5715000,876576,,876576,,xe" fillcolor="#009" stroked="f" strokeweight="1pt">
                <v:stroke joinstyle="miter"/>
                <v:formulas/>
                <v:path arrowok="t" o:connecttype="custom" o:connectlocs="0,0;5568901,0;5715000,146099;5715000,876576;0,876576;0,0" o:connectangles="0,0,0,0,0,0" textboxrect="0,0,5715000,876576"/>
                <v:textbox>
                  <w:txbxContent>
                    <w:p w14:paraId="750600F5" w14:textId="11939E83" w:rsidR="000C7365" w:rsidRPr="00FC58C1" w:rsidRDefault="00A5520C" w:rsidP="000C7365">
                      <w:pPr>
                        <w:spacing w:line="240" w:lineRule="auto"/>
                        <w:rPr>
                          <w:b/>
                          <w:iCs/>
                          <w:color w:val="FFFFFF" w:themeColor="background1"/>
                          <w:sz w:val="56"/>
                          <w:szCs w:val="56"/>
                        </w:rPr>
                      </w:pPr>
                      <w:r w:rsidRPr="008103A3">
                        <w:rPr>
                          <w:b/>
                          <w:iCs/>
                          <w:color w:val="FFFFFF" w:themeColor="background1"/>
                          <w:sz w:val="36"/>
                          <w:szCs w:val="36"/>
                        </w:rPr>
                        <w:t>Golden Organics</w:t>
                      </w:r>
                      <w:r w:rsidR="008103A3" w:rsidRPr="008103A3">
                        <w:rPr>
                          <w:b/>
                          <w:iCs/>
                          <w:color w:val="FFFFFF" w:themeColor="background1"/>
                          <w:sz w:val="36"/>
                          <w:szCs w:val="36"/>
                        </w:rPr>
                        <w:t>/</w:t>
                      </w:r>
                      <w:proofErr w:type="spellStart"/>
                      <w:r w:rsidR="008103A3" w:rsidRPr="008103A3">
                        <w:rPr>
                          <w:b/>
                          <w:iCs/>
                          <w:color w:val="FFFFFF" w:themeColor="background1"/>
                          <w:sz w:val="36"/>
                          <w:szCs w:val="36"/>
                        </w:rPr>
                        <w:t>SeriousShea</w:t>
                      </w:r>
                      <w:proofErr w:type="spellEnd"/>
                      <w:r w:rsidR="00817098" w:rsidRPr="008103A3">
                        <w:rPr>
                          <w:b/>
                          <w:iCs/>
                          <w:color w:val="FFFFFF" w:themeColor="background1"/>
                          <w:sz w:val="36"/>
                          <w:szCs w:val="36"/>
                        </w:rPr>
                        <w:t xml:space="preserve"> </w:t>
                      </w:r>
                      <w:r w:rsidR="000C7365" w:rsidRPr="00FC58C1">
                        <w:rPr>
                          <w:b/>
                          <w:iCs/>
                          <w:color w:val="FFFFFF" w:themeColor="background1"/>
                          <w:sz w:val="56"/>
                          <w:szCs w:val="56"/>
                        </w:rPr>
                        <w:t>Project Summary</w:t>
                      </w:r>
                    </w:p>
                  </w:txbxContent>
                </v:textbox>
                <w10:anchorlock/>
              </v:shape>
            </w:pict>
          </mc:Fallback>
        </mc:AlternateContent>
      </w:r>
      <w:r w:rsidR="000C7365" w:rsidRPr="2CBCD398">
        <w:rPr>
          <w:b/>
          <w:bCs/>
          <w:sz w:val="16"/>
          <w:szCs w:val="16"/>
        </w:rPr>
        <w:t xml:space="preserve">   </w:t>
      </w:r>
    </w:p>
    <w:p w14:paraId="66B56C57" w14:textId="6CAF2BD4" w:rsidR="000C7365" w:rsidRPr="00D65596" w:rsidRDefault="000C7365" w:rsidP="00C74DA2">
      <w:pPr>
        <w:jc w:val="both"/>
      </w:pPr>
      <w:r w:rsidRPr="2CBCD398">
        <w:rPr>
          <w:b/>
          <w:bCs/>
          <w:sz w:val="16"/>
          <w:szCs w:val="16"/>
        </w:rPr>
        <w:t xml:space="preserve">  </w:t>
      </w:r>
    </w:p>
    <w:tbl>
      <w:tblPr>
        <w:tblStyle w:val="TableGrid"/>
        <w:tblW w:w="9895" w:type="dxa"/>
        <w:tblLook w:val="04A0" w:firstRow="1" w:lastRow="0" w:firstColumn="1" w:lastColumn="0" w:noHBand="0" w:noVBand="1"/>
      </w:tblPr>
      <w:tblGrid>
        <w:gridCol w:w="1168"/>
        <w:gridCol w:w="2669"/>
        <w:gridCol w:w="1651"/>
        <w:gridCol w:w="4635"/>
      </w:tblGrid>
      <w:tr w:rsidR="00341C0F" w:rsidRPr="00341C0F" w14:paraId="72150F4E" w14:textId="77777777" w:rsidTr="00B56006">
        <w:tc>
          <w:tcPr>
            <w:tcW w:w="1168" w:type="dxa"/>
            <w:shd w:val="clear" w:color="auto" w:fill="000099"/>
          </w:tcPr>
          <w:p w14:paraId="43D1F249" w14:textId="77777777" w:rsidR="00E36F6E" w:rsidRPr="005A54C7" w:rsidRDefault="00E36F6E" w:rsidP="00C74DA2">
            <w:pPr>
              <w:pStyle w:val="Heading2"/>
              <w:jc w:val="both"/>
              <w:rPr>
                <w:b/>
                <w:bCs/>
                <w:color w:val="FFFFFF" w:themeColor="background1"/>
              </w:rPr>
            </w:pPr>
            <w:r w:rsidRPr="005A54C7">
              <w:rPr>
                <w:b/>
                <w:bCs/>
                <w:color w:val="FFFFFF" w:themeColor="background1"/>
              </w:rPr>
              <w:t>Question</w:t>
            </w:r>
          </w:p>
        </w:tc>
        <w:tc>
          <w:tcPr>
            <w:tcW w:w="2669" w:type="dxa"/>
            <w:shd w:val="clear" w:color="auto" w:fill="000099"/>
          </w:tcPr>
          <w:p w14:paraId="6848AEBD" w14:textId="77777777" w:rsidR="00E36F6E" w:rsidRPr="005A54C7" w:rsidRDefault="00E36F6E" w:rsidP="00C74DA2">
            <w:pPr>
              <w:pStyle w:val="Heading2"/>
              <w:jc w:val="both"/>
              <w:rPr>
                <w:b/>
                <w:bCs/>
                <w:color w:val="FFFFFF" w:themeColor="background1"/>
              </w:rPr>
            </w:pPr>
            <w:bookmarkStart w:id="0" w:name="_Toc111114953"/>
            <w:r w:rsidRPr="005A54C7">
              <w:rPr>
                <w:b/>
                <w:bCs/>
                <w:color w:val="FFFFFF" w:themeColor="background1"/>
              </w:rPr>
              <w:t>General Information</w:t>
            </w:r>
            <w:bookmarkEnd w:id="0"/>
          </w:p>
        </w:tc>
        <w:tc>
          <w:tcPr>
            <w:tcW w:w="6058" w:type="dxa"/>
            <w:gridSpan w:val="2"/>
            <w:shd w:val="clear" w:color="auto" w:fill="000099"/>
          </w:tcPr>
          <w:p w14:paraId="476468CB" w14:textId="1653A0A4" w:rsidR="00E36F6E" w:rsidRPr="005A54C7" w:rsidRDefault="00E36F6E" w:rsidP="00C74DA2">
            <w:pPr>
              <w:pStyle w:val="Heading2"/>
              <w:jc w:val="both"/>
              <w:rPr>
                <w:b/>
                <w:bCs/>
                <w:color w:val="FFFFFF" w:themeColor="background1"/>
              </w:rPr>
            </w:pPr>
            <w:r w:rsidRPr="005A54C7">
              <w:rPr>
                <w:b/>
                <w:bCs/>
                <w:color w:val="FFFFFF" w:themeColor="background1"/>
              </w:rPr>
              <w:t>Answer</w:t>
            </w:r>
          </w:p>
        </w:tc>
      </w:tr>
      <w:tr w:rsidR="00121A43" w:rsidRPr="00E06C7D" w14:paraId="19078960" w14:textId="77777777" w:rsidTr="00B56006">
        <w:tc>
          <w:tcPr>
            <w:tcW w:w="1168" w:type="dxa"/>
          </w:tcPr>
          <w:p w14:paraId="0CAA60DA" w14:textId="004AD12C" w:rsidR="00121A43" w:rsidRPr="00E06C7D" w:rsidRDefault="00121A43" w:rsidP="00C74DA2">
            <w:pPr>
              <w:jc w:val="both"/>
              <w:rPr>
                <w:rFonts w:cstheme="minorHAnsi"/>
                <w:b/>
                <w:color w:val="000099"/>
              </w:rPr>
            </w:pPr>
            <w:r>
              <w:rPr>
                <w:rFonts w:cstheme="minorHAnsi"/>
                <w:b/>
                <w:color w:val="000099"/>
              </w:rPr>
              <w:t>1</w:t>
            </w:r>
          </w:p>
        </w:tc>
        <w:tc>
          <w:tcPr>
            <w:tcW w:w="2669" w:type="dxa"/>
          </w:tcPr>
          <w:p w14:paraId="123812C7" w14:textId="2B26BEAC" w:rsidR="00121A43" w:rsidRDefault="00121A43" w:rsidP="00C74DA2">
            <w:pPr>
              <w:jc w:val="both"/>
              <w:rPr>
                <w:rFonts w:cstheme="minorHAnsi"/>
                <w:b/>
                <w:color w:val="000099"/>
              </w:rPr>
            </w:pPr>
            <w:r w:rsidRPr="00E06C7D">
              <w:rPr>
                <w:rFonts w:cstheme="minorHAnsi"/>
                <w:b/>
                <w:color w:val="000099"/>
              </w:rPr>
              <w:t xml:space="preserve">Project location - country, region &amp; district </w:t>
            </w:r>
          </w:p>
          <w:p w14:paraId="086D8968" w14:textId="073E0461" w:rsidR="00121A43" w:rsidRPr="005E2CDE" w:rsidRDefault="00121A43" w:rsidP="00C74DA2">
            <w:pPr>
              <w:jc w:val="both"/>
              <w:rPr>
                <w:rFonts w:cstheme="minorHAnsi"/>
                <w:bCs/>
                <w:color w:val="000099"/>
              </w:rPr>
            </w:pPr>
            <w:r w:rsidRPr="005E2CDE">
              <w:rPr>
                <w:rFonts w:cstheme="minorHAnsi"/>
                <w:bCs/>
                <w:color w:val="000099"/>
              </w:rPr>
              <w:t>(</w:t>
            </w:r>
            <w:r w:rsidR="00213F8E" w:rsidRPr="005E2CDE">
              <w:rPr>
                <w:rFonts w:cstheme="minorHAnsi"/>
                <w:bCs/>
                <w:color w:val="000099"/>
              </w:rPr>
              <w:t>Attach</w:t>
            </w:r>
            <w:r w:rsidRPr="005E2CDE">
              <w:rPr>
                <w:rFonts w:cstheme="minorHAnsi"/>
                <w:bCs/>
                <w:color w:val="000099"/>
              </w:rPr>
              <w:t xml:space="preserve"> map if possible)</w:t>
            </w:r>
          </w:p>
          <w:p w14:paraId="0C352474" w14:textId="57FCFC3F" w:rsidR="00121A43" w:rsidRPr="00E06C7D" w:rsidRDefault="00121A43" w:rsidP="00C74DA2">
            <w:pPr>
              <w:jc w:val="both"/>
            </w:pPr>
          </w:p>
        </w:tc>
        <w:tc>
          <w:tcPr>
            <w:tcW w:w="6058" w:type="dxa"/>
            <w:gridSpan w:val="2"/>
          </w:tcPr>
          <w:p w14:paraId="024F64A5" w14:textId="77777777" w:rsidR="00121A43" w:rsidRDefault="00E57541" w:rsidP="00C74DA2">
            <w:pPr>
              <w:jc w:val="both"/>
            </w:pPr>
            <w:r>
              <w:t>Senegal – Thies</w:t>
            </w:r>
            <w:r w:rsidR="00E96757">
              <w:t xml:space="preserve"> – </w:t>
            </w:r>
            <w:r>
              <w:t>Fatick</w:t>
            </w:r>
            <w:r w:rsidR="00E96757">
              <w:t xml:space="preserve"> </w:t>
            </w:r>
            <w:r>
              <w:t>-</w:t>
            </w:r>
            <w:r w:rsidR="00E96757">
              <w:t xml:space="preserve"> </w:t>
            </w:r>
            <w:r>
              <w:t>Diourbel (Merina Dakhar- Niakhane)</w:t>
            </w:r>
          </w:p>
          <w:p w14:paraId="0D32ACE3" w14:textId="77777777" w:rsidR="00102597" w:rsidRDefault="00102597" w:rsidP="00C74DA2">
            <w:pPr>
              <w:jc w:val="both"/>
            </w:pPr>
          </w:p>
          <w:p w14:paraId="6DC4268B" w14:textId="05E46189" w:rsidR="00102597" w:rsidRPr="00E06C7D" w:rsidRDefault="00102597" w:rsidP="00C74DA2">
            <w:pPr>
              <w:jc w:val="both"/>
            </w:pPr>
            <w:r>
              <w:rPr>
                <w:noProof/>
              </w:rPr>
              <w:drawing>
                <wp:inline distT="0" distB="0" distL="0" distR="0" wp14:anchorId="257E70C1" wp14:editId="3B452DA7">
                  <wp:extent cx="3828968" cy="2153741"/>
                  <wp:effectExtent l="0" t="0" r="0" b="5715"/>
                  <wp:docPr id="2443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2591" name="Picture 2443025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1142" cy="2166214"/>
                          </a:xfrm>
                          <a:prstGeom prst="rect">
                            <a:avLst/>
                          </a:prstGeom>
                        </pic:spPr>
                      </pic:pic>
                    </a:graphicData>
                  </a:graphic>
                </wp:inline>
              </w:drawing>
            </w:r>
          </w:p>
        </w:tc>
      </w:tr>
      <w:tr w:rsidR="00121A43" w:rsidRPr="00E06C7D" w14:paraId="43C2EA6D" w14:textId="77777777" w:rsidTr="00B56006">
        <w:tc>
          <w:tcPr>
            <w:tcW w:w="1168" w:type="dxa"/>
          </w:tcPr>
          <w:p w14:paraId="512DEA7C" w14:textId="7262C7D8" w:rsidR="00121A43" w:rsidRPr="00E06C7D" w:rsidRDefault="00121A43" w:rsidP="00C74DA2">
            <w:pPr>
              <w:jc w:val="both"/>
              <w:rPr>
                <w:rFonts w:cstheme="minorHAnsi"/>
                <w:b/>
                <w:color w:val="000099"/>
              </w:rPr>
            </w:pPr>
            <w:r w:rsidRPr="00E06C7D">
              <w:rPr>
                <w:rFonts w:cstheme="minorHAnsi"/>
                <w:b/>
                <w:color w:val="000099"/>
              </w:rPr>
              <w:t>2</w:t>
            </w:r>
          </w:p>
        </w:tc>
        <w:tc>
          <w:tcPr>
            <w:tcW w:w="2669" w:type="dxa"/>
          </w:tcPr>
          <w:p w14:paraId="6989833E" w14:textId="50518E86" w:rsidR="00121A43" w:rsidRPr="00E06C7D" w:rsidRDefault="00121A43" w:rsidP="00C74DA2">
            <w:pPr>
              <w:jc w:val="both"/>
              <w:rPr>
                <w:rFonts w:cstheme="minorHAnsi"/>
                <w:b/>
                <w:color w:val="000099"/>
              </w:rPr>
            </w:pPr>
            <w:r w:rsidRPr="00E06C7D">
              <w:rPr>
                <w:rFonts w:cstheme="minorHAnsi"/>
                <w:b/>
                <w:color w:val="000099"/>
              </w:rPr>
              <w:t xml:space="preserve">Local partner </w:t>
            </w:r>
            <w:r>
              <w:rPr>
                <w:rFonts w:cstheme="minorHAnsi"/>
                <w:b/>
                <w:color w:val="000099"/>
              </w:rPr>
              <w:t>contact</w:t>
            </w:r>
            <w:r w:rsidRPr="00E06C7D">
              <w:rPr>
                <w:rFonts w:cstheme="minorHAnsi"/>
                <w:b/>
                <w:color w:val="000099"/>
              </w:rPr>
              <w:t xml:space="preserve"> </w:t>
            </w:r>
          </w:p>
          <w:p w14:paraId="5B7CC673" w14:textId="75EA5382" w:rsidR="00121A43" w:rsidRPr="00E06C7D" w:rsidRDefault="00121A43" w:rsidP="00C74DA2">
            <w:pPr>
              <w:jc w:val="both"/>
              <w:rPr>
                <w:rFonts w:cstheme="minorHAnsi"/>
                <w:bCs/>
                <w:color w:val="000099"/>
              </w:rPr>
            </w:pPr>
            <w:r w:rsidRPr="00E06C7D">
              <w:rPr>
                <w:rFonts w:cstheme="minorHAnsi"/>
                <w:bCs/>
                <w:color w:val="000099"/>
              </w:rPr>
              <w:t>(</w:t>
            </w:r>
            <w:r w:rsidR="00213F8E" w:rsidRPr="00E06C7D">
              <w:rPr>
                <w:rFonts w:cstheme="minorHAnsi"/>
                <w:bCs/>
                <w:color w:val="000099"/>
              </w:rPr>
              <w:t>Name</w:t>
            </w:r>
            <w:r>
              <w:rPr>
                <w:rFonts w:cstheme="minorHAnsi"/>
                <w:bCs/>
                <w:color w:val="000099"/>
              </w:rPr>
              <w:t>,</w:t>
            </w:r>
            <w:r w:rsidRPr="00E06C7D">
              <w:rPr>
                <w:rFonts w:cstheme="minorHAnsi"/>
                <w:bCs/>
                <w:color w:val="000099"/>
              </w:rPr>
              <w:t xml:space="preserve"> position</w:t>
            </w:r>
            <w:r>
              <w:rPr>
                <w:rFonts w:cstheme="minorHAnsi"/>
                <w:bCs/>
                <w:color w:val="000099"/>
              </w:rPr>
              <w:t>, email, address, and website link</w:t>
            </w:r>
            <w:r w:rsidRPr="00E06C7D">
              <w:rPr>
                <w:rFonts w:cstheme="minorHAnsi"/>
                <w:bCs/>
                <w:color w:val="000099"/>
              </w:rPr>
              <w:t>)</w:t>
            </w:r>
          </w:p>
          <w:p w14:paraId="5CD61D51" w14:textId="77777777" w:rsidR="00121A43" w:rsidRPr="00E06C7D" w:rsidRDefault="00121A43" w:rsidP="00C74DA2">
            <w:pPr>
              <w:jc w:val="both"/>
              <w:rPr>
                <w:rFonts w:cstheme="minorHAnsi"/>
                <w:b/>
                <w:color w:val="000099"/>
              </w:rPr>
            </w:pPr>
          </w:p>
        </w:tc>
        <w:tc>
          <w:tcPr>
            <w:tcW w:w="6058" w:type="dxa"/>
            <w:gridSpan w:val="2"/>
          </w:tcPr>
          <w:p w14:paraId="112E9D1F" w14:textId="06095DDF" w:rsidR="00114C84" w:rsidRDefault="00114C84" w:rsidP="00C74DA2">
            <w:pPr>
              <w:jc w:val="both"/>
              <w:rPr>
                <w:rFonts w:cstheme="minorHAnsi"/>
              </w:rPr>
            </w:pPr>
            <w:r>
              <w:rPr>
                <w:rFonts w:cstheme="minorHAnsi"/>
              </w:rPr>
              <w:t>William Kwen</w:t>
            </w:r>
            <w:r w:rsidR="00E96757">
              <w:rPr>
                <w:rFonts w:cstheme="minorHAnsi"/>
              </w:rPr>
              <w:t>d</w:t>
            </w:r>
            <w:r>
              <w:rPr>
                <w:rFonts w:cstheme="minorHAnsi"/>
              </w:rPr>
              <w:t>e (</w:t>
            </w:r>
            <w:r w:rsidR="00E96757" w:rsidRPr="00E96757">
              <w:rPr>
                <w:rFonts w:cstheme="minorHAnsi"/>
              </w:rPr>
              <w:t>MD@golden</w:t>
            </w:r>
            <w:r w:rsidR="00E96757">
              <w:rPr>
                <w:rFonts w:cstheme="minorHAnsi"/>
              </w:rPr>
              <w:t>-</w:t>
            </w:r>
            <w:r w:rsidR="00E96757" w:rsidRPr="00E96757">
              <w:rPr>
                <w:rFonts w:cstheme="minorHAnsi"/>
              </w:rPr>
              <w:t>organic</w:t>
            </w:r>
            <w:r w:rsidR="00E96757">
              <w:rPr>
                <w:rFonts w:cstheme="minorHAnsi"/>
              </w:rPr>
              <w:t>s.com</w:t>
            </w:r>
            <w:r>
              <w:rPr>
                <w:rFonts w:cstheme="minorHAnsi"/>
              </w:rPr>
              <w:t xml:space="preserve">) – Founding Partner&amp; Managing Director. </w:t>
            </w:r>
          </w:p>
          <w:p w14:paraId="33495471" w14:textId="58316990" w:rsidR="00114C84" w:rsidRDefault="0081063D" w:rsidP="00C74DA2">
            <w:pPr>
              <w:jc w:val="both"/>
              <w:rPr>
                <w:rFonts w:cstheme="minorHAnsi"/>
              </w:rPr>
            </w:pPr>
            <w:r>
              <w:rPr>
                <w:rFonts w:cstheme="minorHAnsi"/>
              </w:rPr>
              <w:t xml:space="preserve">Fatou </w:t>
            </w:r>
            <w:r w:rsidR="00114C84">
              <w:rPr>
                <w:rFonts w:cstheme="minorHAnsi"/>
              </w:rPr>
              <w:t>M</w:t>
            </w:r>
            <w:r>
              <w:rPr>
                <w:rFonts w:cstheme="minorHAnsi"/>
              </w:rPr>
              <w:t xml:space="preserve">boup </w:t>
            </w:r>
            <w:r w:rsidR="00114C84">
              <w:rPr>
                <w:rFonts w:cstheme="minorHAnsi"/>
              </w:rPr>
              <w:t>- Country Manager (</w:t>
            </w:r>
            <w:r w:rsidR="00114C84" w:rsidRPr="00114C84">
              <w:rPr>
                <w:rFonts w:cstheme="minorHAnsi"/>
              </w:rPr>
              <w:t>mboupfatou1@gmail.com</w:t>
            </w:r>
            <w:r w:rsidR="00114C84">
              <w:rPr>
                <w:rFonts w:cstheme="minorHAnsi"/>
              </w:rPr>
              <w:t>)</w:t>
            </w:r>
          </w:p>
          <w:p w14:paraId="22085E8D" w14:textId="489F3105" w:rsidR="00121A43" w:rsidRDefault="0081063D" w:rsidP="00C74DA2">
            <w:pPr>
              <w:jc w:val="both"/>
              <w:rPr>
                <w:rFonts w:cstheme="minorHAnsi"/>
              </w:rPr>
            </w:pPr>
            <w:r>
              <w:rPr>
                <w:rFonts w:cstheme="minorHAnsi"/>
              </w:rPr>
              <w:t>Serious Shea Senegal</w:t>
            </w:r>
            <w:r w:rsidR="00114C84">
              <w:rPr>
                <w:rFonts w:cstheme="minorHAnsi"/>
              </w:rPr>
              <w:t xml:space="preserve"> - </w:t>
            </w:r>
            <w:r w:rsidR="00114C84" w:rsidRPr="00114C84">
              <w:rPr>
                <w:rFonts w:cstheme="minorHAnsi"/>
              </w:rPr>
              <w:t xml:space="preserve">Avenue </w:t>
            </w:r>
            <w:r w:rsidR="00213F8E" w:rsidRPr="00114C84">
              <w:rPr>
                <w:rFonts w:cstheme="minorHAnsi"/>
              </w:rPr>
              <w:t>Peytavin,</w:t>
            </w:r>
            <w:r w:rsidR="00114C84" w:rsidRPr="00114C84">
              <w:rPr>
                <w:rFonts w:cstheme="minorHAnsi"/>
              </w:rPr>
              <w:t xml:space="preserve"> Dakar Senegal</w:t>
            </w:r>
          </w:p>
          <w:p w14:paraId="1D2F89B7" w14:textId="7AAB8B35" w:rsidR="00E96757" w:rsidRPr="00E06C7D" w:rsidRDefault="00E96757" w:rsidP="00C74DA2">
            <w:pPr>
              <w:jc w:val="both"/>
              <w:rPr>
                <w:rFonts w:cstheme="minorHAnsi"/>
              </w:rPr>
            </w:pPr>
          </w:p>
        </w:tc>
      </w:tr>
      <w:tr w:rsidR="00121A43" w:rsidRPr="00E06C7D" w14:paraId="2592ED84" w14:textId="77777777" w:rsidTr="00B56006">
        <w:tc>
          <w:tcPr>
            <w:tcW w:w="1168" w:type="dxa"/>
          </w:tcPr>
          <w:p w14:paraId="0F0D35DD" w14:textId="52998EC5" w:rsidR="00121A43" w:rsidRPr="00E06C7D" w:rsidRDefault="00121A43" w:rsidP="00C74DA2">
            <w:pPr>
              <w:jc w:val="both"/>
              <w:rPr>
                <w:rFonts w:cstheme="minorHAnsi"/>
                <w:b/>
                <w:color w:val="000099"/>
              </w:rPr>
            </w:pPr>
            <w:r w:rsidRPr="00E06C7D">
              <w:rPr>
                <w:rFonts w:cstheme="minorHAnsi"/>
                <w:b/>
                <w:color w:val="000099"/>
              </w:rPr>
              <w:t>3</w:t>
            </w:r>
          </w:p>
        </w:tc>
        <w:tc>
          <w:tcPr>
            <w:tcW w:w="2669" w:type="dxa"/>
          </w:tcPr>
          <w:p w14:paraId="1592255A" w14:textId="021D8EBF" w:rsidR="00121A43" w:rsidRPr="00BA685C" w:rsidRDefault="00121A43" w:rsidP="00C74DA2">
            <w:pPr>
              <w:jc w:val="both"/>
              <w:rPr>
                <w:rFonts w:cstheme="minorHAnsi"/>
                <w:bCs/>
                <w:color w:val="000099"/>
              </w:rPr>
            </w:pPr>
            <w:r>
              <w:rPr>
                <w:rFonts w:cstheme="minorHAnsi"/>
                <w:b/>
                <w:color w:val="000099"/>
              </w:rPr>
              <w:t>Since what year has the local partner been active in the project area?</w:t>
            </w:r>
          </w:p>
          <w:p w14:paraId="08D81683" w14:textId="77777777" w:rsidR="00121A43" w:rsidRPr="00E06C7D" w:rsidRDefault="00121A43" w:rsidP="00C74DA2">
            <w:pPr>
              <w:jc w:val="both"/>
              <w:rPr>
                <w:rFonts w:cstheme="minorHAnsi"/>
                <w:b/>
                <w:color w:val="000099"/>
              </w:rPr>
            </w:pPr>
          </w:p>
        </w:tc>
        <w:tc>
          <w:tcPr>
            <w:tcW w:w="6058" w:type="dxa"/>
            <w:gridSpan w:val="2"/>
          </w:tcPr>
          <w:p w14:paraId="64E44E0B" w14:textId="3B31C7E0" w:rsidR="00121A43" w:rsidRPr="00E06C7D" w:rsidRDefault="0081063D" w:rsidP="00C74DA2">
            <w:pPr>
              <w:jc w:val="both"/>
              <w:rPr>
                <w:rFonts w:cstheme="minorHAnsi"/>
              </w:rPr>
            </w:pPr>
            <w:r>
              <w:rPr>
                <w:rFonts w:cstheme="minorHAnsi"/>
              </w:rPr>
              <w:t>2007</w:t>
            </w:r>
            <w:r w:rsidR="0039380A">
              <w:rPr>
                <w:rFonts w:cstheme="minorHAnsi"/>
              </w:rPr>
              <w:t xml:space="preserve"> in </w:t>
            </w:r>
            <w:r w:rsidR="00213F8E">
              <w:rPr>
                <w:rFonts w:cstheme="minorHAnsi"/>
              </w:rPr>
              <w:t>Burkina,</w:t>
            </w:r>
            <w:r w:rsidR="0039380A">
              <w:rPr>
                <w:rFonts w:cstheme="minorHAnsi"/>
              </w:rPr>
              <w:t xml:space="preserve"> </w:t>
            </w:r>
            <w:r w:rsidR="00F077B0">
              <w:rPr>
                <w:rFonts w:cstheme="minorHAnsi"/>
              </w:rPr>
              <w:t>Benin,</w:t>
            </w:r>
            <w:r w:rsidR="0039380A">
              <w:rPr>
                <w:rFonts w:cstheme="minorHAnsi"/>
              </w:rPr>
              <w:t xml:space="preserve"> </w:t>
            </w:r>
            <w:r w:rsidR="00F077B0">
              <w:rPr>
                <w:rFonts w:cstheme="minorHAnsi"/>
              </w:rPr>
              <w:t>Togo,</w:t>
            </w:r>
            <w:r w:rsidR="0039380A">
              <w:rPr>
                <w:rFonts w:cstheme="minorHAnsi"/>
              </w:rPr>
              <w:t xml:space="preserve"> Ivory </w:t>
            </w:r>
            <w:r w:rsidR="00F077B0">
              <w:rPr>
                <w:rFonts w:cstheme="minorHAnsi"/>
              </w:rPr>
              <w:t>Coast,</w:t>
            </w:r>
            <w:r w:rsidR="0039380A">
              <w:rPr>
                <w:rFonts w:cstheme="minorHAnsi"/>
              </w:rPr>
              <w:t xml:space="preserve"> </w:t>
            </w:r>
            <w:r w:rsidR="00F077B0">
              <w:rPr>
                <w:rFonts w:cstheme="minorHAnsi"/>
              </w:rPr>
              <w:t>Nigeria,</w:t>
            </w:r>
            <w:r w:rsidR="00F2202C">
              <w:rPr>
                <w:rFonts w:cstheme="minorHAnsi"/>
              </w:rPr>
              <w:t xml:space="preserve"> Cameroun </w:t>
            </w:r>
          </w:p>
        </w:tc>
      </w:tr>
      <w:tr w:rsidR="00121A43" w:rsidRPr="00E06C7D" w14:paraId="43E26D45" w14:textId="77777777" w:rsidTr="00B56006">
        <w:tc>
          <w:tcPr>
            <w:tcW w:w="1168" w:type="dxa"/>
          </w:tcPr>
          <w:p w14:paraId="4A206B2F" w14:textId="68070B95" w:rsidR="00121A43" w:rsidRPr="00E06C7D" w:rsidRDefault="00121A43" w:rsidP="00C74DA2">
            <w:pPr>
              <w:jc w:val="both"/>
              <w:rPr>
                <w:rFonts w:cstheme="minorHAnsi"/>
                <w:b/>
                <w:color w:val="000099"/>
              </w:rPr>
            </w:pPr>
            <w:r>
              <w:rPr>
                <w:rFonts w:cstheme="minorHAnsi"/>
                <w:b/>
                <w:color w:val="000099"/>
              </w:rPr>
              <w:t>4</w:t>
            </w:r>
          </w:p>
        </w:tc>
        <w:tc>
          <w:tcPr>
            <w:tcW w:w="2669" w:type="dxa"/>
          </w:tcPr>
          <w:p w14:paraId="6086B5D3" w14:textId="50C49F0B" w:rsidR="00121A43" w:rsidRDefault="00121A43" w:rsidP="00C74DA2">
            <w:pPr>
              <w:jc w:val="both"/>
              <w:rPr>
                <w:rFonts w:cstheme="minorHAnsi"/>
                <w:b/>
                <w:color w:val="000099"/>
              </w:rPr>
            </w:pPr>
            <w:r>
              <w:rPr>
                <w:rFonts w:cstheme="minorHAnsi"/>
                <w:b/>
                <w:color w:val="000099"/>
              </w:rPr>
              <w:t>Partnering NGOs, farmer cooperatives or sub-contractors</w:t>
            </w:r>
          </w:p>
          <w:p w14:paraId="2AFA3D9D" w14:textId="77777777" w:rsidR="00121A43" w:rsidRDefault="00121A43" w:rsidP="00C74DA2">
            <w:pPr>
              <w:jc w:val="both"/>
              <w:rPr>
                <w:rFonts w:cstheme="minorHAnsi"/>
                <w:bCs/>
                <w:color w:val="000099"/>
              </w:rPr>
            </w:pPr>
            <w:r w:rsidRPr="00B71002">
              <w:rPr>
                <w:rFonts w:cstheme="minorHAnsi"/>
                <w:bCs/>
                <w:color w:val="000099"/>
              </w:rPr>
              <w:t>(</w:t>
            </w:r>
            <w:r>
              <w:rPr>
                <w:rFonts w:cstheme="minorHAnsi"/>
                <w:bCs/>
                <w:color w:val="000099"/>
              </w:rPr>
              <w:t>n</w:t>
            </w:r>
            <w:r w:rsidRPr="00B71002">
              <w:rPr>
                <w:rFonts w:cstheme="minorHAnsi"/>
                <w:bCs/>
                <w:color w:val="000099"/>
              </w:rPr>
              <w:t>ame &amp; role in project)</w:t>
            </w:r>
          </w:p>
          <w:p w14:paraId="58BCBA8C" w14:textId="77777777" w:rsidR="00121A43" w:rsidRPr="00E06C7D" w:rsidRDefault="00121A43" w:rsidP="00C74DA2">
            <w:pPr>
              <w:jc w:val="both"/>
              <w:rPr>
                <w:rFonts w:cstheme="minorHAnsi"/>
                <w:b/>
                <w:color w:val="000099"/>
              </w:rPr>
            </w:pPr>
          </w:p>
        </w:tc>
        <w:tc>
          <w:tcPr>
            <w:tcW w:w="6058" w:type="dxa"/>
            <w:gridSpan w:val="2"/>
          </w:tcPr>
          <w:p w14:paraId="15FFF54F" w14:textId="06C39020" w:rsidR="00121A43" w:rsidRDefault="00213F8E" w:rsidP="00C74DA2">
            <w:pPr>
              <w:jc w:val="both"/>
              <w:rPr>
                <w:rFonts w:cstheme="minorHAnsi"/>
              </w:rPr>
            </w:pPr>
            <w:r w:rsidRPr="00C74DA2">
              <w:rPr>
                <w:rFonts w:cstheme="minorHAnsi"/>
                <w:b/>
                <w:bCs/>
              </w:rPr>
              <w:t>PAPSEN</w:t>
            </w:r>
            <w:r>
              <w:rPr>
                <w:rFonts w:cstheme="minorHAnsi"/>
              </w:rPr>
              <w:t xml:space="preserve"> -</w:t>
            </w:r>
          </w:p>
          <w:p w14:paraId="1750AF36" w14:textId="3A26AC06" w:rsidR="00114C84" w:rsidRDefault="00114C84" w:rsidP="00C74DA2">
            <w:pPr>
              <w:jc w:val="both"/>
              <w:rPr>
                <w:rFonts w:cstheme="minorHAnsi"/>
              </w:rPr>
            </w:pPr>
            <w:r w:rsidRPr="00114C84">
              <w:rPr>
                <w:rFonts w:cstheme="minorHAnsi"/>
              </w:rPr>
              <w:t xml:space="preserve">PAPSEN is the most important achievement of the Senegalese, Italian and Israeli cooperation, with a financing of more than 30 million euros. The operational framework is composed by </w:t>
            </w:r>
            <w:r w:rsidR="00F077B0" w:rsidRPr="00114C84">
              <w:rPr>
                <w:rFonts w:cstheme="minorHAnsi"/>
              </w:rPr>
              <w:t>National Steering</w:t>
            </w:r>
            <w:r w:rsidRPr="00114C84">
              <w:rPr>
                <w:rFonts w:cstheme="minorHAnsi"/>
              </w:rPr>
              <w:t xml:space="preserve"> Committee and the Unit Programme Management.</w:t>
            </w:r>
            <w:r>
              <w:rPr>
                <w:rFonts w:cstheme="minorHAnsi"/>
              </w:rPr>
              <w:t xml:space="preserve"> </w:t>
            </w:r>
            <w:r w:rsidRPr="00114C84">
              <w:rPr>
                <w:rFonts w:cstheme="minorHAnsi"/>
              </w:rPr>
              <w:t>The Programme will contribute to the development of the horticultural sector in the Thiès, Diourbel Fatick regions, by achieving 400 ha of irrigated perimeters and creating a Service and Training Centre.</w:t>
            </w:r>
            <w:r>
              <w:t xml:space="preserve"> </w:t>
            </w:r>
            <w:r w:rsidRPr="00114C84">
              <w:rPr>
                <w:rFonts w:cstheme="minorHAnsi"/>
              </w:rPr>
              <w:t xml:space="preserve">The Program is in the regions of Kolda and Sédhiou and focuses on rural development and adaptation of agricultural production systems to climate change, to consolidate the achievements of the Senegal-Italian cooperation </w:t>
            </w:r>
            <w:r w:rsidR="00F077B0">
              <w:rPr>
                <w:rFonts w:cstheme="minorHAnsi"/>
              </w:rPr>
              <w:t xml:space="preserve">started in the </w:t>
            </w:r>
            <w:r w:rsidRPr="00114C84">
              <w:rPr>
                <w:rFonts w:cstheme="minorHAnsi"/>
              </w:rPr>
              <w:t>'80.</w:t>
            </w:r>
          </w:p>
          <w:p w14:paraId="5F6E2007" w14:textId="6BB91DD1" w:rsidR="00E96757" w:rsidRDefault="00E96757" w:rsidP="00C74DA2">
            <w:pPr>
              <w:jc w:val="both"/>
              <w:rPr>
                <w:rFonts w:cstheme="minorHAnsi"/>
              </w:rPr>
            </w:pPr>
            <w:r>
              <w:rPr>
                <w:rFonts w:cstheme="minorHAnsi"/>
              </w:rPr>
              <w:t xml:space="preserve">Cooperatives – Production of Trees in Nurseries, </w:t>
            </w:r>
            <w:r w:rsidR="00F077B0">
              <w:rPr>
                <w:rFonts w:cstheme="minorHAnsi"/>
              </w:rPr>
              <w:t>Planting,</w:t>
            </w:r>
            <w:r>
              <w:rPr>
                <w:rFonts w:cstheme="minorHAnsi"/>
              </w:rPr>
              <w:t xml:space="preserve"> and maintenance of trees.</w:t>
            </w:r>
          </w:p>
          <w:p w14:paraId="2399A405" w14:textId="77777777" w:rsidR="0081063D" w:rsidRDefault="0081063D" w:rsidP="00C74DA2">
            <w:pPr>
              <w:jc w:val="both"/>
              <w:rPr>
                <w:rFonts w:cstheme="minorHAnsi"/>
              </w:rPr>
            </w:pPr>
          </w:p>
          <w:p w14:paraId="3062E4A3" w14:textId="3509A216" w:rsidR="00C74DA2" w:rsidRPr="00C74DA2" w:rsidRDefault="00C74DA2" w:rsidP="00C74DA2">
            <w:pPr>
              <w:jc w:val="both"/>
              <w:rPr>
                <w:rFonts w:cstheme="minorHAnsi"/>
                <w:b/>
                <w:bCs/>
              </w:rPr>
            </w:pPr>
            <w:r w:rsidRPr="00C74DA2">
              <w:rPr>
                <w:rFonts w:cstheme="minorHAnsi"/>
                <w:b/>
                <w:bCs/>
              </w:rPr>
              <w:t xml:space="preserve">Farmer cooperatives </w:t>
            </w:r>
            <w:r w:rsidR="00F077B0" w:rsidRPr="00C74DA2">
              <w:rPr>
                <w:rFonts w:cstheme="minorHAnsi"/>
                <w:b/>
                <w:bCs/>
              </w:rPr>
              <w:t>(Women,</w:t>
            </w:r>
            <w:r w:rsidRPr="00C74DA2">
              <w:rPr>
                <w:rFonts w:cstheme="minorHAnsi"/>
                <w:b/>
                <w:bCs/>
              </w:rPr>
              <w:t xml:space="preserve"> </w:t>
            </w:r>
            <w:r w:rsidR="00F077B0" w:rsidRPr="00C74DA2">
              <w:rPr>
                <w:rFonts w:cstheme="minorHAnsi"/>
                <w:b/>
                <w:bCs/>
              </w:rPr>
              <w:t>youth,</w:t>
            </w:r>
            <w:r w:rsidRPr="00C74DA2">
              <w:rPr>
                <w:rFonts w:cstheme="minorHAnsi"/>
                <w:b/>
                <w:bCs/>
              </w:rPr>
              <w:t xml:space="preserve"> and Men</w:t>
            </w:r>
            <w:r w:rsidR="00F077B0" w:rsidRPr="00C74DA2">
              <w:rPr>
                <w:rFonts w:cstheme="minorHAnsi"/>
                <w:b/>
                <w:bCs/>
              </w:rPr>
              <w:t>):</w:t>
            </w:r>
            <w:r w:rsidRPr="00C74DA2">
              <w:rPr>
                <w:rFonts w:cstheme="minorHAnsi"/>
                <w:b/>
                <w:bCs/>
              </w:rPr>
              <w:t xml:space="preserve"> </w:t>
            </w:r>
          </w:p>
          <w:p w14:paraId="64F4421A" w14:textId="77777777" w:rsidR="00C74DA2" w:rsidRDefault="00C74DA2" w:rsidP="00C74DA2">
            <w:pPr>
              <w:jc w:val="both"/>
              <w:rPr>
                <w:rFonts w:cstheme="minorHAnsi"/>
              </w:rPr>
            </w:pPr>
          </w:p>
          <w:p w14:paraId="48F8A21D" w14:textId="3518C555" w:rsidR="00C74DA2" w:rsidRDefault="00C74DA2" w:rsidP="00C74DA2">
            <w:pPr>
              <w:jc w:val="both"/>
              <w:rPr>
                <w:rFonts w:cstheme="minorHAnsi"/>
              </w:rPr>
            </w:pPr>
            <w:r>
              <w:rPr>
                <w:rFonts w:cstheme="minorHAnsi"/>
              </w:rPr>
              <w:t xml:space="preserve">Services provide under contract with Serious Shea: </w:t>
            </w:r>
          </w:p>
          <w:p w14:paraId="46B20D08" w14:textId="483CEEC5" w:rsidR="00C74DA2" w:rsidRDefault="00C74DA2" w:rsidP="00C74DA2">
            <w:pPr>
              <w:pStyle w:val="ListParagraph"/>
              <w:numPr>
                <w:ilvl w:val="0"/>
                <w:numId w:val="12"/>
              </w:numPr>
              <w:jc w:val="both"/>
              <w:rPr>
                <w:rFonts w:cstheme="minorHAnsi"/>
              </w:rPr>
            </w:pPr>
            <w:r>
              <w:rPr>
                <w:rFonts w:cstheme="minorHAnsi"/>
              </w:rPr>
              <w:lastRenderedPageBreak/>
              <w:t xml:space="preserve">Collect the planting material. </w:t>
            </w:r>
          </w:p>
          <w:p w14:paraId="30C9D9EB" w14:textId="7DD36F00" w:rsidR="00C74DA2" w:rsidRDefault="00C74DA2" w:rsidP="00C74DA2">
            <w:pPr>
              <w:pStyle w:val="ListParagraph"/>
              <w:numPr>
                <w:ilvl w:val="0"/>
                <w:numId w:val="12"/>
              </w:numPr>
              <w:jc w:val="both"/>
              <w:rPr>
                <w:rFonts w:cstheme="minorHAnsi"/>
              </w:rPr>
            </w:pPr>
            <w:r>
              <w:rPr>
                <w:rFonts w:cstheme="minorHAnsi"/>
              </w:rPr>
              <w:t>Produce seedling in nursery.</w:t>
            </w:r>
          </w:p>
          <w:p w14:paraId="55F70A93" w14:textId="26588B67" w:rsidR="00C74DA2" w:rsidRDefault="00C74DA2" w:rsidP="00C74DA2">
            <w:pPr>
              <w:pStyle w:val="ListParagraph"/>
              <w:numPr>
                <w:ilvl w:val="0"/>
                <w:numId w:val="12"/>
              </w:numPr>
              <w:jc w:val="both"/>
              <w:rPr>
                <w:rFonts w:cstheme="minorHAnsi"/>
              </w:rPr>
            </w:pPr>
            <w:r>
              <w:rPr>
                <w:rFonts w:cstheme="minorHAnsi"/>
              </w:rPr>
              <w:t xml:space="preserve">Plant trees </w:t>
            </w:r>
          </w:p>
          <w:p w14:paraId="55910692" w14:textId="340693F6" w:rsidR="00C74DA2" w:rsidRDefault="00C74DA2" w:rsidP="00C74DA2">
            <w:pPr>
              <w:pStyle w:val="ListParagraph"/>
              <w:numPr>
                <w:ilvl w:val="0"/>
                <w:numId w:val="12"/>
              </w:numPr>
              <w:jc w:val="both"/>
              <w:rPr>
                <w:rFonts w:cstheme="minorHAnsi"/>
              </w:rPr>
            </w:pPr>
            <w:r>
              <w:rPr>
                <w:rFonts w:cstheme="minorHAnsi"/>
              </w:rPr>
              <w:t xml:space="preserve">Receive education in agroforestry systems. </w:t>
            </w:r>
          </w:p>
          <w:p w14:paraId="2DF07356" w14:textId="69208AC2" w:rsidR="00C74DA2" w:rsidRPr="00C74DA2" w:rsidRDefault="00C74DA2" w:rsidP="00C74DA2">
            <w:pPr>
              <w:jc w:val="both"/>
              <w:rPr>
                <w:rFonts w:cstheme="minorHAnsi"/>
              </w:rPr>
            </w:pPr>
          </w:p>
          <w:p w14:paraId="2D430421" w14:textId="53A82178" w:rsidR="00C74DA2" w:rsidRPr="00FB16A8" w:rsidRDefault="00C74DA2" w:rsidP="00C74DA2">
            <w:pPr>
              <w:jc w:val="both"/>
              <w:rPr>
                <w:rFonts w:cstheme="minorHAnsi"/>
                <w:b/>
                <w:bCs/>
              </w:rPr>
            </w:pPr>
            <w:r w:rsidRPr="00FB16A8">
              <w:rPr>
                <w:rFonts w:cstheme="minorHAnsi"/>
                <w:b/>
                <w:bCs/>
              </w:rPr>
              <w:t xml:space="preserve">Others: </w:t>
            </w:r>
          </w:p>
          <w:p w14:paraId="404DB709" w14:textId="77777777" w:rsidR="002F6242" w:rsidRDefault="002F6242" w:rsidP="002F6242">
            <w:pPr>
              <w:jc w:val="both"/>
              <w:rPr>
                <w:rFonts w:cstheme="minorHAnsi"/>
              </w:rPr>
            </w:pPr>
            <w:r>
              <w:rPr>
                <w:rFonts w:cstheme="minorHAnsi"/>
              </w:rPr>
              <w:t xml:space="preserve">Maintenance of the trees on partners Land: </w:t>
            </w:r>
          </w:p>
          <w:p w14:paraId="0073B8D4" w14:textId="77777777" w:rsidR="002F6242" w:rsidRDefault="002F6242" w:rsidP="002F6242">
            <w:pPr>
              <w:jc w:val="both"/>
              <w:rPr>
                <w:rFonts w:cstheme="minorHAnsi"/>
              </w:rPr>
            </w:pPr>
          </w:p>
          <w:p w14:paraId="72864759" w14:textId="77777777" w:rsidR="002F6242" w:rsidRDefault="002F6242" w:rsidP="002F6242">
            <w:pPr>
              <w:pStyle w:val="ListParagraph"/>
              <w:numPr>
                <w:ilvl w:val="0"/>
                <w:numId w:val="11"/>
              </w:numPr>
              <w:jc w:val="both"/>
              <w:rPr>
                <w:rFonts w:cstheme="minorHAnsi"/>
              </w:rPr>
            </w:pPr>
            <w:r>
              <w:rPr>
                <w:rFonts w:cstheme="minorHAnsi"/>
              </w:rPr>
              <w:t xml:space="preserve">Bio fertilisation </w:t>
            </w:r>
          </w:p>
          <w:p w14:paraId="246C133A" w14:textId="77777777" w:rsidR="002F6242" w:rsidRDefault="002F6242" w:rsidP="002F6242">
            <w:pPr>
              <w:pStyle w:val="ListParagraph"/>
              <w:numPr>
                <w:ilvl w:val="0"/>
                <w:numId w:val="11"/>
              </w:numPr>
              <w:jc w:val="both"/>
              <w:rPr>
                <w:rFonts w:cstheme="minorHAnsi"/>
              </w:rPr>
            </w:pPr>
            <w:r>
              <w:rPr>
                <w:rFonts w:cstheme="minorHAnsi"/>
              </w:rPr>
              <w:t>Protection with bio pesticides</w:t>
            </w:r>
          </w:p>
          <w:p w14:paraId="612A5AAE" w14:textId="77777777" w:rsidR="002F6242" w:rsidRDefault="002F6242" w:rsidP="002F6242">
            <w:pPr>
              <w:pStyle w:val="ListParagraph"/>
              <w:numPr>
                <w:ilvl w:val="0"/>
                <w:numId w:val="11"/>
              </w:numPr>
              <w:jc w:val="both"/>
              <w:rPr>
                <w:rFonts w:cstheme="minorHAnsi"/>
              </w:rPr>
            </w:pPr>
            <w:r>
              <w:rPr>
                <w:rFonts w:cstheme="minorHAnsi"/>
              </w:rPr>
              <w:t xml:space="preserve">Manual Weeding </w:t>
            </w:r>
          </w:p>
          <w:p w14:paraId="5B4D69D8" w14:textId="6BE6F2DD" w:rsidR="00C74DA2" w:rsidRPr="00E06C7D" w:rsidRDefault="00C74DA2" w:rsidP="00C74DA2">
            <w:pPr>
              <w:jc w:val="both"/>
              <w:rPr>
                <w:rFonts w:cstheme="minorHAnsi"/>
              </w:rPr>
            </w:pPr>
          </w:p>
        </w:tc>
      </w:tr>
      <w:tr w:rsidR="00121A43" w:rsidRPr="00E06C7D" w14:paraId="5EBDB500" w14:textId="77777777" w:rsidTr="00B56006">
        <w:tc>
          <w:tcPr>
            <w:tcW w:w="1168" w:type="dxa"/>
          </w:tcPr>
          <w:p w14:paraId="0060CDF4" w14:textId="487B732B" w:rsidR="00121A43" w:rsidRPr="00E06C7D" w:rsidRDefault="00121A43" w:rsidP="00C74DA2">
            <w:pPr>
              <w:jc w:val="both"/>
              <w:rPr>
                <w:rFonts w:cstheme="minorHAnsi"/>
                <w:b/>
                <w:color w:val="000099"/>
              </w:rPr>
            </w:pPr>
            <w:r>
              <w:rPr>
                <w:rFonts w:cstheme="minorHAnsi"/>
                <w:b/>
                <w:color w:val="000099"/>
              </w:rPr>
              <w:lastRenderedPageBreak/>
              <w:t>5</w:t>
            </w:r>
          </w:p>
        </w:tc>
        <w:tc>
          <w:tcPr>
            <w:tcW w:w="2669" w:type="dxa"/>
          </w:tcPr>
          <w:p w14:paraId="1CC9C92F" w14:textId="77777777" w:rsidR="00121A43" w:rsidRPr="00E06C7D" w:rsidRDefault="00121A43" w:rsidP="00C74DA2">
            <w:pPr>
              <w:jc w:val="both"/>
              <w:rPr>
                <w:rFonts w:cstheme="minorHAnsi"/>
                <w:b/>
                <w:color w:val="000099"/>
              </w:rPr>
            </w:pPr>
            <w:r w:rsidRPr="00E06C7D">
              <w:rPr>
                <w:rFonts w:cstheme="minorHAnsi"/>
                <w:b/>
                <w:color w:val="000099"/>
              </w:rPr>
              <w:t>Main cash crop(s)</w:t>
            </w:r>
          </w:p>
          <w:p w14:paraId="0437C4C1" w14:textId="77777777" w:rsidR="00121A43" w:rsidRPr="00E06C7D" w:rsidRDefault="00121A43" w:rsidP="00C74DA2">
            <w:pPr>
              <w:jc w:val="both"/>
              <w:rPr>
                <w:rFonts w:cstheme="minorHAnsi"/>
                <w:b/>
                <w:color w:val="000099"/>
              </w:rPr>
            </w:pPr>
          </w:p>
        </w:tc>
        <w:tc>
          <w:tcPr>
            <w:tcW w:w="6058" w:type="dxa"/>
            <w:gridSpan w:val="2"/>
          </w:tcPr>
          <w:p w14:paraId="6A83D636" w14:textId="7ADD3AE6" w:rsidR="00121A43" w:rsidRPr="00E06C7D" w:rsidRDefault="00114C84" w:rsidP="00C74DA2">
            <w:pPr>
              <w:jc w:val="both"/>
              <w:rPr>
                <w:rFonts w:cstheme="minorHAnsi"/>
              </w:rPr>
            </w:pPr>
            <w:r>
              <w:rPr>
                <w:rFonts w:cstheme="minorHAnsi"/>
              </w:rPr>
              <w:t>Groundnuts, Millet, Rice, Maize, Sorghum</w:t>
            </w:r>
          </w:p>
        </w:tc>
      </w:tr>
      <w:tr w:rsidR="00121A43" w:rsidRPr="00E06C7D" w14:paraId="3724C67C" w14:textId="77777777" w:rsidTr="00B56006">
        <w:tc>
          <w:tcPr>
            <w:tcW w:w="1168" w:type="dxa"/>
          </w:tcPr>
          <w:p w14:paraId="02B3A5FA" w14:textId="3F01DA28" w:rsidR="00121A43" w:rsidRPr="00E06C7D" w:rsidRDefault="00121A43" w:rsidP="00C74DA2">
            <w:pPr>
              <w:jc w:val="both"/>
              <w:rPr>
                <w:rFonts w:cstheme="minorHAnsi"/>
                <w:b/>
                <w:color w:val="000099"/>
              </w:rPr>
            </w:pPr>
            <w:r>
              <w:rPr>
                <w:rFonts w:cstheme="minorHAnsi"/>
                <w:b/>
                <w:color w:val="000099"/>
              </w:rPr>
              <w:t>6</w:t>
            </w:r>
          </w:p>
        </w:tc>
        <w:tc>
          <w:tcPr>
            <w:tcW w:w="2669" w:type="dxa"/>
          </w:tcPr>
          <w:p w14:paraId="40F31334" w14:textId="052782FD" w:rsidR="00121A43" w:rsidRPr="00E06C7D" w:rsidRDefault="00121A43" w:rsidP="00C74DA2">
            <w:pPr>
              <w:jc w:val="both"/>
              <w:rPr>
                <w:b/>
                <w:bCs/>
                <w:color w:val="000099"/>
              </w:rPr>
            </w:pPr>
            <w:r w:rsidRPr="1D3DD0CD">
              <w:rPr>
                <w:b/>
                <w:bCs/>
                <w:color w:val="000099"/>
              </w:rPr>
              <w:t xml:space="preserve">Number of existing </w:t>
            </w:r>
            <w:r w:rsidR="002F6CFD">
              <w:rPr>
                <w:b/>
                <w:bCs/>
                <w:color w:val="000099"/>
              </w:rPr>
              <w:t xml:space="preserve">farmer </w:t>
            </w:r>
            <w:r w:rsidRPr="1D3DD0CD">
              <w:rPr>
                <w:b/>
                <w:bCs/>
                <w:color w:val="000099"/>
              </w:rPr>
              <w:t xml:space="preserve">participants </w:t>
            </w:r>
          </w:p>
          <w:p w14:paraId="48349240" w14:textId="77777777" w:rsidR="00121A43" w:rsidRPr="00E06C7D" w:rsidRDefault="00121A43" w:rsidP="00C74DA2">
            <w:pPr>
              <w:jc w:val="both"/>
              <w:rPr>
                <w:rFonts w:cstheme="minorHAnsi"/>
                <w:b/>
                <w:color w:val="000099"/>
              </w:rPr>
            </w:pPr>
          </w:p>
        </w:tc>
        <w:tc>
          <w:tcPr>
            <w:tcW w:w="6058" w:type="dxa"/>
            <w:gridSpan w:val="2"/>
          </w:tcPr>
          <w:p w14:paraId="23DB825C" w14:textId="4465922B" w:rsidR="00121A43" w:rsidRPr="00E06C7D" w:rsidRDefault="0081063D" w:rsidP="00C74DA2">
            <w:pPr>
              <w:jc w:val="both"/>
              <w:rPr>
                <w:rFonts w:cstheme="minorHAnsi"/>
              </w:rPr>
            </w:pPr>
            <w:r>
              <w:rPr>
                <w:rFonts w:cstheme="minorHAnsi"/>
              </w:rPr>
              <w:t xml:space="preserve"> </w:t>
            </w:r>
            <w:r w:rsidR="0085372B">
              <w:rPr>
                <w:rFonts w:cstheme="minorHAnsi"/>
              </w:rPr>
              <w:t xml:space="preserve">50 in Koul </w:t>
            </w:r>
            <w:r w:rsidR="00AC1D18">
              <w:rPr>
                <w:rFonts w:cstheme="minorHAnsi"/>
              </w:rPr>
              <w:t>(pilot community farms)</w:t>
            </w:r>
          </w:p>
        </w:tc>
      </w:tr>
      <w:tr w:rsidR="00121A43" w:rsidRPr="00E06C7D" w14:paraId="6A148C79" w14:textId="77777777" w:rsidTr="00B56006">
        <w:tc>
          <w:tcPr>
            <w:tcW w:w="1168" w:type="dxa"/>
          </w:tcPr>
          <w:p w14:paraId="18DF4C54" w14:textId="451AFD7C" w:rsidR="00121A43" w:rsidRPr="00E06C7D" w:rsidRDefault="00121A43" w:rsidP="00C74DA2">
            <w:pPr>
              <w:jc w:val="both"/>
              <w:rPr>
                <w:rFonts w:cstheme="minorHAnsi"/>
                <w:b/>
                <w:color w:val="002060"/>
              </w:rPr>
            </w:pPr>
            <w:r>
              <w:rPr>
                <w:rFonts w:cstheme="minorHAnsi"/>
                <w:b/>
                <w:color w:val="002060"/>
              </w:rPr>
              <w:t>7</w:t>
            </w:r>
          </w:p>
        </w:tc>
        <w:tc>
          <w:tcPr>
            <w:tcW w:w="2669" w:type="dxa"/>
          </w:tcPr>
          <w:p w14:paraId="497FFEB8" w14:textId="5A8B0295" w:rsidR="00121A43" w:rsidRPr="00E06C7D" w:rsidRDefault="00121A43" w:rsidP="00C74DA2">
            <w:pPr>
              <w:jc w:val="both"/>
              <w:rPr>
                <w:b/>
                <w:bCs/>
                <w:color w:val="000099"/>
              </w:rPr>
            </w:pPr>
            <w:r w:rsidRPr="1D3DD0CD">
              <w:rPr>
                <w:b/>
                <w:bCs/>
                <w:color w:val="000099"/>
              </w:rPr>
              <w:t>Potential number of additional participants</w:t>
            </w:r>
          </w:p>
          <w:p w14:paraId="4E5BA844" w14:textId="77777777" w:rsidR="00121A43" w:rsidRPr="00E06C7D" w:rsidRDefault="00121A43" w:rsidP="00C74DA2">
            <w:pPr>
              <w:jc w:val="both"/>
              <w:rPr>
                <w:rFonts w:cstheme="minorHAnsi"/>
                <w:b/>
                <w:color w:val="000099"/>
              </w:rPr>
            </w:pPr>
          </w:p>
        </w:tc>
        <w:tc>
          <w:tcPr>
            <w:tcW w:w="6058" w:type="dxa"/>
            <w:gridSpan w:val="2"/>
          </w:tcPr>
          <w:p w14:paraId="2D532739" w14:textId="57E40EE2" w:rsidR="00121A43" w:rsidRPr="00E06C7D" w:rsidRDefault="00957643" w:rsidP="00C74DA2">
            <w:pPr>
              <w:jc w:val="both"/>
              <w:rPr>
                <w:rFonts w:cstheme="minorHAnsi"/>
              </w:rPr>
            </w:pPr>
            <w:r>
              <w:rPr>
                <w:rFonts w:cstheme="minorHAnsi"/>
              </w:rPr>
              <w:t>1</w:t>
            </w:r>
            <w:r w:rsidR="000D3265">
              <w:rPr>
                <w:rFonts w:cstheme="minorHAnsi"/>
              </w:rPr>
              <w:t>0</w:t>
            </w:r>
            <w:r w:rsidR="00EC4A71">
              <w:rPr>
                <w:rFonts w:cstheme="minorHAnsi"/>
              </w:rPr>
              <w:t>0</w:t>
            </w:r>
            <w:r w:rsidR="00FB16A8">
              <w:rPr>
                <w:rFonts w:cstheme="minorHAnsi"/>
              </w:rPr>
              <w:t>,</w:t>
            </w:r>
            <w:r w:rsidR="00EC4A71">
              <w:rPr>
                <w:rFonts w:cstheme="minorHAnsi"/>
              </w:rPr>
              <w:t>000 Community members, Women/Youth Groups and Families in next</w:t>
            </w:r>
            <w:r>
              <w:rPr>
                <w:rFonts w:cstheme="minorHAnsi"/>
              </w:rPr>
              <w:t xml:space="preserve"> 10</w:t>
            </w:r>
            <w:r w:rsidR="00EC4A71">
              <w:rPr>
                <w:rFonts w:cstheme="minorHAnsi"/>
              </w:rPr>
              <w:t xml:space="preserve"> years</w:t>
            </w:r>
          </w:p>
        </w:tc>
      </w:tr>
      <w:tr w:rsidR="00121A43" w:rsidRPr="00E06C7D" w14:paraId="3099D252" w14:textId="77777777" w:rsidTr="00B56006">
        <w:tc>
          <w:tcPr>
            <w:tcW w:w="1168" w:type="dxa"/>
          </w:tcPr>
          <w:p w14:paraId="315DE4D6" w14:textId="377B466E" w:rsidR="00121A43" w:rsidRPr="00E06C7D" w:rsidRDefault="00121A43" w:rsidP="00C74DA2">
            <w:pPr>
              <w:jc w:val="both"/>
              <w:rPr>
                <w:rFonts w:cstheme="minorHAnsi"/>
                <w:b/>
                <w:color w:val="002060"/>
              </w:rPr>
            </w:pPr>
            <w:r>
              <w:rPr>
                <w:rFonts w:cstheme="minorHAnsi"/>
                <w:b/>
                <w:color w:val="002060"/>
              </w:rPr>
              <w:t>8</w:t>
            </w:r>
          </w:p>
        </w:tc>
        <w:tc>
          <w:tcPr>
            <w:tcW w:w="2669" w:type="dxa"/>
          </w:tcPr>
          <w:p w14:paraId="3FD43F65" w14:textId="71F339ED" w:rsidR="00121A43" w:rsidRPr="00E06C7D" w:rsidRDefault="00121A43" w:rsidP="00C74DA2">
            <w:pPr>
              <w:jc w:val="both"/>
              <w:rPr>
                <w:rFonts w:cstheme="minorHAnsi"/>
                <w:b/>
                <w:color w:val="000099"/>
              </w:rPr>
            </w:pPr>
            <w:r w:rsidRPr="00E06C7D">
              <w:rPr>
                <w:rFonts w:cstheme="minorHAnsi"/>
                <w:b/>
                <w:color w:val="000099"/>
              </w:rPr>
              <w:t>Estimated average plot size</w:t>
            </w:r>
            <w:r>
              <w:rPr>
                <w:rFonts w:cstheme="minorHAnsi"/>
                <w:b/>
                <w:color w:val="000099"/>
              </w:rPr>
              <w:t xml:space="preserve"> per existing farmer</w:t>
            </w:r>
            <w:r w:rsidRPr="00E06C7D">
              <w:rPr>
                <w:rFonts w:cstheme="minorHAnsi"/>
                <w:b/>
                <w:color w:val="000099"/>
              </w:rPr>
              <w:t xml:space="preserve"> (</w:t>
            </w:r>
            <w:r w:rsidRPr="00E06C7D">
              <w:rPr>
                <w:rFonts w:cstheme="minorHAnsi"/>
                <w:b/>
                <w:bCs/>
                <w:color w:val="000099"/>
              </w:rPr>
              <w:t>ha)</w:t>
            </w:r>
          </w:p>
          <w:p w14:paraId="51E49105" w14:textId="77777777" w:rsidR="00121A43" w:rsidRPr="00E06C7D" w:rsidRDefault="00121A43" w:rsidP="00C74DA2">
            <w:pPr>
              <w:jc w:val="both"/>
              <w:rPr>
                <w:rFonts w:cstheme="minorHAnsi"/>
                <w:b/>
                <w:color w:val="000099"/>
              </w:rPr>
            </w:pPr>
          </w:p>
        </w:tc>
        <w:tc>
          <w:tcPr>
            <w:tcW w:w="6058" w:type="dxa"/>
            <w:gridSpan w:val="2"/>
          </w:tcPr>
          <w:p w14:paraId="489C55F1" w14:textId="66E03D1E" w:rsidR="00121A43" w:rsidRPr="00E06C7D" w:rsidRDefault="0081063D" w:rsidP="00C74DA2">
            <w:pPr>
              <w:jc w:val="both"/>
              <w:rPr>
                <w:rFonts w:cstheme="minorHAnsi"/>
              </w:rPr>
            </w:pPr>
            <w:r>
              <w:rPr>
                <w:rFonts w:cstheme="minorHAnsi"/>
              </w:rPr>
              <w:t>1 H</w:t>
            </w:r>
            <w:r w:rsidR="00EC4A71">
              <w:rPr>
                <w:rFonts w:cstheme="minorHAnsi"/>
              </w:rPr>
              <w:t>a per farmer</w:t>
            </w:r>
          </w:p>
        </w:tc>
      </w:tr>
      <w:tr w:rsidR="00121A43" w:rsidRPr="00E06C7D" w14:paraId="3CE833A5" w14:textId="77777777" w:rsidTr="00B56006">
        <w:tc>
          <w:tcPr>
            <w:tcW w:w="1168" w:type="dxa"/>
          </w:tcPr>
          <w:p w14:paraId="091CDC15" w14:textId="494E20F5" w:rsidR="00121A43" w:rsidRPr="00E06C7D" w:rsidRDefault="00121A43" w:rsidP="00C74DA2">
            <w:pPr>
              <w:jc w:val="both"/>
              <w:rPr>
                <w:rFonts w:cstheme="minorHAnsi"/>
                <w:b/>
                <w:color w:val="002060"/>
              </w:rPr>
            </w:pPr>
            <w:r>
              <w:rPr>
                <w:rFonts w:cstheme="minorHAnsi"/>
                <w:b/>
                <w:color w:val="000099"/>
              </w:rPr>
              <w:t>9</w:t>
            </w:r>
          </w:p>
        </w:tc>
        <w:tc>
          <w:tcPr>
            <w:tcW w:w="2669" w:type="dxa"/>
          </w:tcPr>
          <w:p w14:paraId="324B6E73" w14:textId="2FBDBC42" w:rsidR="00121A43" w:rsidRDefault="00121A43" w:rsidP="00C74DA2">
            <w:pPr>
              <w:jc w:val="both"/>
              <w:rPr>
                <w:rFonts w:cstheme="minorHAnsi"/>
                <w:b/>
                <w:color w:val="000099"/>
              </w:rPr>
            </w:pPr>
            <w:r>
              <w:rPr>
                <w:rFonts w:cstheme="minorHAnsi"/>
                <w:b/>
                <w:color w:val="000099"/>
              </w:rPr>
              <w:t xml:space="preserve">Native language(s) spoken in the project </w:t>
            </w:r>
            <w:r w:rsidR="00F077B0">
              <w:rPr>
                <w:rFonts w:cstheme="minorHAnsi"/>
                <w:b/>
                <w:color w:val="000099"/>
              </w:rPr>
              <w:t>area.</w:t>
            </w:r>
          </w:p>
          <w:p w14:paraId="3333B7B2" w14:textId="7900E483" w:rsidR="00121A43" w:rsidRPr="00E06C7D" w:rsidRDefault="00121A43" w:rsidP="00C74DA2">
            <w:pPr>
              <w:jc w:val="both"/>
              <w:rPr>
                <w:rFonts w:cstheme="minorHAnsi"/>
                <w:b/>
                <w:color w:val="000099"/>
              </w:rPr>
            </w:pPr>
          </w:p>
        </w:tc>
        <w:tc>
          <w:tcPr>
            <w:tcW w:w="6058" w:type="dxa"/>
            <w:gridSpan w:val="2"/>
          </w:tcPr>
          <w:p w14:paraId="621AE5A1" w14:textId="6D67ED5F" w:rsidR="00121A43" w:rsidRPr="00E06C7D" w:rsidRDefault="0081063D" w:rsidP="00C74DA2">
            <w:pPr>
              <w:jc w:val="both"/>
              <w:rPr>
                <w:rFonts w:cstheme="minorHAnsi"/>
              </w:rPr>
            </w:pPr>
            <w:r>
              <w:rPr>
                <w:rFonts w:cstheme="minorHAnsi"/>
              </w:rPr>
              <w:t>French, Wolof,</w:t>
            </w:r>
            <w:r w:rsidR="00EC4A71" w:rsidRPr="00EC4A71">
              <w:rPr>
                <w:rFonts w:cstheme="minorHAnsi"/>
              </w:rPr>
              <w:t xml:space="preserve"> Pulaar, Serer</w:t>
            </w:r>
          </w:p>
        </w:tc>
      </w:tr>
      <w:tr w:rsidR="00121A43" w:rsidRPr="00E06C7D" w14:paraId="34D9AB49" w14:textId="77777777" w:rsidTr="00B56006">
        <w:tc>
          <w:tcPr>
            <w:tcW w:w="1168" w:type="dxa"/>
          </w:tcPr>
          <w:p w14:paraId="22ECE69F" w14:textId="5553296D" w:rsidR="00121A43" w:rsidRPr="00E06C7D" w:rsidRDefault="00121A43" w:rsidP="00C74DA2">
            <w:pPr>
              <w:jc w:val="both"/>
              <w:rPr>
                <w:rFonts w:cstheme="minorHAnsi"/>
                <w:b/>
                <w:color w:val="000099"/>
              </w:rPr>
            </w:pPr>
            <w:r>
              <w:rPr>
                <w:rFonts w:cstheme="minorHAnsi"/>
                <w:b/>
                <w:color w:val="002060"/>
              </w:rPr>
              <w:t>10</w:t>
            </w:r>
          </w:p>
        </w:tc>
        <w:tc>
          <w:tcPr>
            <w:tcW w:w="2669" w:type="dxa"/>
          </w:tcPr>
          <w:p w14:paraId="58EDBF9B" w14:textId="0E83CF3B" w:rsidR="00121A43" w:rsidRDefault="00121A43" w:rsidP="00C74DA2">
            <w:pPr>
              <w:jc w:val="both"/>
              <w:rPr>
                <w:ins w:id="1" w:author="Wilbrink, JL (Jacklyn)" w:date="2022-08-01T11:48:00Z"/>
                <w:rFonts w:cstheme="minorHAnsi"/>
                <w:b/>
                <w:color w:val="000099"/>
              </w:rPr>
            </w:pPr>
            <w:r w:rsidRPr="00E06C7D">
              <w:rPr>
                <w:rFonts w:cstheme="minorHAnsi"/>
                <w:b/>
                <w:color w:val="000099"/>
              </w:rPr>
              <w:t xml:space="preserve">Describe how smallholder farmers/communities were involved </w:t>
            </w:r>
            <w:r>
              <w:rPr>
                <w:rFonts w:cstheme="minorHAnsi"/>
                <w:b/>
                <w:color w:val="000099"/>
              </w:rPr>
              <w:t xml:space="preserve">and not only informed </w:t>
            </w:r>
            <w:r w:rsidRPr="00E06C7D">
              <w:rPr>
                <w:rFonts w:cstheme="minorHAnsi"/>
                <w:b/>
                <w:color w:val="000099"/>
              </w:rPr>
              <w:t>during the design of the agroforestry project</w:t>
            </w:r>
            <w:r>
              <w:rPr>
                <w:rFonts w:cstheme="minorHAnsi"/>
                <w:b/>
                <w:color w:val="000099"/>
              </w:rPr>
              <w:t xml:space="preserve"> </w:t>
            </w:r>
          </w:p>
          <w:p w14:paraId="75582618" w14:textId="77057220" w:rsidR="00121A43" w:rsidRPr="00E06C7D" w:rsidRDefault="00121A43" w:rsidP="00C74DA2">
            <w:pPr>
              <w:jc w:val="both"/>
              <w:rPr>
                <w:rFonts w:cstheme="minorHAnsi"/>
                <w:i/>
                <w:color w:val="000099"/>
              </w:rPr>
            </w:pPr>
            <w:r w:rsidRPr="00FE2D77">
              <w:rPr>
                <w:rFonts w:cstheme="minorHAnsi"/>
                <w:bCs/>
                <w:color w:val="000099"/>
              </w:rPr>
              <w:t>(</w:t>
            </w:r>
            <w:r w:rsidRPr="009734DD">
              <w:rPr>
                <w:rFonts w:cstheme="minorHAnsi"/>
                <w:iCs/>
                <w:color w:val="000099"/>
              </w:rPr>
              <w:t xml:space="preserve">Provide evidence </w:t>
            </w:r>
            <w:r w:rsidRPr="001F174A">
              <w:rPr>
                <w:rFonts w:cstheme="minorHAnsi"/>
                <w:iCs/>
              </w:rPr>
              <w:t xml:space="preserve">of </w:t>
            </w:r>
            <w:r w:rsidRPr="00E06C7D">
              <w:rPr>
                <w:rFonts w:cstheme="minorHAnsi"/>
                <w:iCs/>
                <w:color w:val="000099"/>
              </w:rPr>
              <w:t>participation</w:t>
            </w:r>
            <w:r w:rsidR="00281B64">
              <w:rPr>
                <w:rFonts w:cstheme="minorHAnsi"/>
                <w:iCs/>
                <w:color w:val="000099"/>
              </w:rPr>
              <w:t>. For example</w:t>
            </w:r>
            <w:r w:rsidR="00727904">
              <w:rPr>
                <w:rFonts w:cstheme="minorHAnsi"/>
                <w:iCs/>
                <w:color w:val="000099"/>
              </w:rPr>
              <w:t xml:space="preserve">, </w:t>
            </w:r>
            <w:r>
              <w:rPr>
                <w:rFonts w:cstheme="minorHAnsi"/>
                <w:iCs/>
                <w:color w:val="000099"/>
              </w:rPr>
              <w:t xml:space="preserve">photos or minutes taken in </w:t>
            </w:r>
            <w:r w:rsidRPr="00E06C7D">
              <w:rPr>
                <w:rFonts w:cstheme="minorHAnsi"/>
                <w:iCs/>
                <w:color w:val="000099"/>
              </w:rPr>
              <w:t>workshops, meetings)</w:t>
            </w:r>
            <w:r w:rsidRPr="00E06C7D">
              <w:rPr>
                <w:rFonts w:cstheme="minorHAnsi"/>
                <w:i/>
                <w:color w:val="000099"/>
              </w:rPr>
              <w:t xml:space="preserve"> </w:t>
            </w:r>
          </w:p>
          <w:p w14:paraId="51BA59BC" w14:textId="77777777" w:rsidR="00121A43" w:rsidRPr="00E06C7D" w:rsidRDefault="00121A43" w:rsidP="00C74DA2">
            <w:pPr>
              <w:jc w:val="both"/>
              <w:rPr>
                <w:rFonts w:cstheme="minorHAnsi"/>
                <w:b/>
                <w:color w:val="000099"/>
              </w:rPr>
            </w:pPr>
          </w:p>
        </w:tc>
        <w:tc>
          <w:tcPr>
            <w:tcW w:w="6058" w:type="dxa"/>
            <w:gridSpan w:val="2"/>
          </w:tcPr>
          <w:p w14:paraId="6C56C19F" w14:textId="55A945E2" w:rsidR="000D3265" w:rsidRDefault="00E419B2" w:rsidP="00C74DA2">
            <w:pPr>
              <w:jc w:val="both"/>
              <w:rPr>
                <w:rFonts w:cstheme="minorHAnsi"/>
              </w:rPr>
            </w:pPr>
            <w:r w:rsidRPr="00E419B2">
              <w:rPr>
                <w:rFonts w:cstheme="minorHAnsi"/>
              </w:rPr>
              <w:t>Serious</w:t>
            </w:r>
            <w:r w:rsidR="008103A3">
              <w:rPr>
                <w:rFonts w:cstheme="minorHAnsi"/>
              </w:rPr>
              <w:t xml:space="preserve"> </w:t>
            </w:r>
            <w:r w:rsidRPr="00E419B2">
              <w:rPr>
                <w:rFonts w:cstheme="minorHAnsi"/>
              </w:rPr>
              <w:t xml:space="preserve">Shea will provide employment opportunities to </w:t>
            </w:r>
            <w:r>
              <w:rPr>
                <w:rFonts w:cstheme="minorHAnsi"/>
              </w:rPr>
              <w:t>Farmers/</w:t>
            </w:r>
            <w:r w:rsidRPr="00E419B2">
              <w:rPr>
                <w:rFonts w:cstheme="minorHAnsi"/>
              </w:rPr>
              <w:t>women/youth groups</w:t>
            </w:r>
            <w:r>
              <w:rPr>
                <w:rFonts w:cstheme="minorHAnsi"/>
              </w:rPr>
              <w:t xml:space="preserve">/Families </w:t>
            </w:r>
            <w:r w:rsidRPr="00E419B2">
              <w:rPr>
                <w:rFonts w:cstheme="minorHAnsi"/>
              </w:rPr>
              <w:t xml:space="preserve">living in the region with the facilities to be established in the areas to be forested. Again, employment will continue to be provided to the </w:t>
            </w:r>
            <w:r w:rsidR="000D3265">
              <w:rPr>
                <w:rFonts w:cstheme="minorHAnsi"/>
              </w:rPr>
              <w:t>project areas</w:t>
            </w:r>
            <w:r w:rsidRPr="00E419B2">
              <w:rPr>
                <w:rFonts w:cstheme="minorHAnsi"/>
              </w:rPr>
              <w:t xml:space="preserve"> with the nurseries </w:t>
            </w:r>
            <w:r w:rsidR="000D3265">
              <w:rPr>
                <w:rFonts w:cstheme="minorHAnsi"/>
              </w:rPr>
              <w:t xml:space="preserve">and infrastructure </w:t>
            </w:r>
            <w:r w:rsidRPr="00E419B2">
              <w:rPr>
                <w:rFonts w:cstheme="minorHAnsi"/>
              </w:rPr>
              <w:t xml:space="preserve">to be established. </w:t>
            </w:r>
          </w:p>
          <w:p w14:paraId="09261500" w14:textId="77777777" w:rsidR="000D3265" w:rsidRDefault="000D3265" w:rsidP="00C74DA2">
            <w:pPr>
              <w:jc w:val="both"/>
              <w:rPr>
                <w:rFonts w:cstheme="minorHAnsi"/>
              </w:rPr>
            </w:pPr>
          </w:p>
          <w:p w14:paraId="490EB9FC" w14:textId="59EAE3C3" w:rsidR="000D3265" w:rsidRDefault="000D3265" w:rsidP="00C74DA2">
            <w:pPr>
              <w:jc w:val="both"/>
              <w:rPr>
                <w:rFonts w:cstheme="minorHAnsi"/>
              </w:rPr>
            </w:pPr>
            <w:r>
              <w:rPr>
                <w:rFonts w:cstheme="minorHAnsi"/>
              </w:rPr>
              <w:t>Serious</w:t>
            </w:r>
            <w:r w:rsidR="008103A3">
              <w:rPr>
                <w:rFonts w:cstheme="minorHAnsi"/>
              </w:rPr>
              <w:t xml:space="preserve"> </w:t>
            </w:r>
            <w:r>
              <w:rPr>
                <w:rFonts w:cstheme="minorHAnsi"/>
              </w:rPr>
              <w:t>Shea is organising a full FPIC compliant process in each area.</w:t>
            </w:r>
          </w:p>
          <w:p w14:paraId="3FF9E845" w14:textId="77777777" w:rsidR="000D3265" w:rsidRDefault="000D3265" w:rsidP="00C74DA2">
            <w:pPr>
              <w:jc w:val="both"/>
              <w:rPr>
                <w:rFonts w:cstheme="minorHAnsi"/>
              </w:rPr>
            </w:pPr>
          </w:p>
          <w:p w14:paraId="3EAD5511" w14:textId="4435C5F1" w:rsidR="000D3265" w:rsidRDefault="000D3265" w:rsidP="00C74DA2">
            <w:pPr>
              <w:jc w:val="both"/>
              <w:rPr>
                <w:rFonts w:cstheme="minorHAnsi"/>
              </w:rPr>
            </w:pPr>
            <w:r>
              <w:rPr>
                <w:rFonts w:cstheme="minorHAnsi"/>
              </w:rPr>
              <w:t xml:space="preserve">In addition, </w:t>
            </w:r>
            <w:r w:rsidRPr="00E419B2">
              <w:rPr>
                <w:rFonts w:cstheme="minorHAnsi"/>
              </w:rPr>
              <w:t>Serious</w:t>
            </w:r>
            <w:r>
              <w:rPr>
                <w:rFonts w:cstheme="minorHAnsi"/>
              </w:rPr>
              <w:t xml:space="preserve"> Shea eco processing facilities will provide a platform for processing fruits</w:t>
            </w:r>
            <w:r w:rsidR="00E419B2" w:rsidRPr="00E419B2">
              <w:rPr>
                <w:rFonts w:cstheme="minorHAnsi"/>
              </w:rPr>
              <w:t xml:space="preserve"> collected from the </w:t>
            </w:r>
            <w:r w:rsidR="00F077B0">
              <w:rPr>
                <w:rFonts w:cstheme="minorHAnsi"/>
              </w:rPr>
              <w:t>area</w:t>
            </w:r>
            <w:r w:rsidR="00F077B0" w:rsidRPr="00E419B2">
              <w:rPr>
                <w:rFonts w:cstheme="minorHAnsi"/>
              </w:rPr>
              <w:t xml:space="preserve">, </w:t>
            </w:r>
            <w:r w:rsidR="00F077B0">
              <w:rPr>
                <w:rFonts w:cstheme="minorHAnsi"/>
              </w:rPr>
              <w:t xml:space="preserve">supporting </w:t>
            </w:r>
            <w:r w:rsidR="00F077B0" w:rsidRPr="00E419B2">
              <w:rPr>
                <w:rFonts w:cstheme="minorHAnsi"/>
              </w:rPr>
              <w:t>the</w:t>
            </w:r>
            <w:r w:rsidR="00E419B2" w:rsidRPr="00E419B2">
              <w:rPr>
                <w:rFonts w:cstheme="minorHAnsi"/>
              </w:rPr>
              <w:t xml:space="preserve"> </w:t>
            </w:r>
            <w:r w:rsidR="00F077B0">
              <w:rPr>
                <w:rFonts w:cstheme="minorHAnsi"/>
              </w:rPr>
              <w:t xml:space="preserve">partners </w:t>
            </w:r>
            <w:r w:rsidR="00F077B0" w:rsidRPr="00E419B2">
              <w:rPr>
                <w:rFonts w:cstheme="minorHAnsi"/>
              </w:rPr>
              <w:t>with</w:t>
            </w:r>
            <w:r w:rsidR="00E419B2" w:rsidRPr="00E419B2">
              <w:rPr>
                <w:rFonts w:cstheme="minorHAnsi"/>
              </w:rPr>
              <w:t xml:space="preserve"> food</w:t>
            </w:r>
            <w:r>
              <w:rPr>
                <w:rFonts w:cstheme="minorHAnsi"/>
              </w:rPr>
              <w:t>stuff</w:t>
            </w:r>
            <w:r w:rsidR="00E419B2" w:rsidRPr="00E419B2">
              <w:rPr>
                <w:rFonts w:cstheme="minorHAnsi"/>
              </w:rPr>
              <w:t xml:space="preserve"> and economic income.</w:t>
            </w:r>
          </w:p>
          <w:p w14:paraId="502C86F0" w14:textId="77777777" w:rsidR="000D3265" w:rsidRDefault="000D3265" w:rsidP="00C74DA2">
            <w:pPr>
              <w:jc w:val="both"/>
              <w:rPr>
                <w:rFonts w:cstheme="minorHAnsi"/>
              </w:rPr>
            </w:pPr>
          </w:p>
          <w:p w14:paraId="7096F0DE" w14:textId="74F23D79" w:rsidR="0081063D" w:rsidRDefault="000D3265" w:rsidP="00C74DA2">
            <w:pPr>
              <w:jc w:val="both"/>
              <w:rPr>
                <w:rFonts w:cstheme="minorHAnsi"/>
              </w:rPr>
            </w:pPr>
            <w:r>
              <w:rPr>
                <w:rFonts w:cstheme="minorHAnsi"/>
              </w:rPr>
              <w:t>The partnership will</w:t>
            </w:r>
            <w:r w:rsidR="00E419B2">
              <w:rPr>
                <w:rFonts w:cstheme="minorHAnsi"/>
              </w:rPr>
              <w:t xml:space="preserve"> choose which species will be </w:t>
            </w:r>
            <w:r w:rsidR="008366F9">
              <w:rPr>
                <w:rFonts w:cstheme="minorHAnsi"/>
              </w:rPr>
              <w:t>planted and</w:t>
            </w:r>
            <w:r>
              <w:rPr>
                <w:rFonts w:cstheme="minorHAnsi"/>
              </w:rPr>
              <w:t xml:space="preserve"> protect</w:t>
            </w:r>
            <w:r w:rsidR="00E419B2">
              <w:rPr>
                <w:rFonts w:cstheme="minorHAnsi"/>
              </w:rPr>
              <w:t xml:space="preserve"> the tree</w:t>
            </w:r>
            <w:r w:rsidR="00E96757">
              <w:rPr>
                <w:rFonts w:cstheme="minorHAnsi"/>
              </w:rPr>
              <w:t>s</w:t>
            </w:r>
            <w:r>
              <w:rPr>
                <w:rFonts w:cstheme="minorHAnsi"/>
              </w:rPr>
              <w:t>.</w:t>
            </w:r>
            <w:r w:rsidR="00E419B2">
              <w:rPr>
                <w:rFonts w:cstheme="minorHAnsi"/>
              </w:rPr>
              <w:t xml:space="preserve"> </w:t>
            </w:r>
            <w:r>
              <w:rPr>
                <w:rFonts w:cstheme="minorHAnsi"/>
              </w:rPr>
              <w:t xml:space="preserve"> </w:t>
            </w:r>
          </w:p>
          <w:p w14:paraId="65233AE3" w14:textId="77777777" w:rsidR="00E419B2" w:rsidRDefault="00E419B2" w:rsidP="00C74DA2">
            <w:pPr>
              <w:jc w:val="both"/>
              <w:rPr>
                <w:rFonts w:cstheme="minorHAnsi"/>
              </w:rPr>
            </w:pPr>
          </w:p>
          <w:p w14:paraId="232E53BF" w14:textId="77777777" w:rsidR="008366F9" w:rsidRDefault="008366F9" w:rsidP="00C74DA2">
            <w:pPr>
              <w:jc w:val="both"/>
              <w:rPr>
                <w:rFonts w:cstheme="minorHAnsi"/>
              </w:rPr>
            </w:pPr>
          </w:p>
          <w:p w14:paraId="5FE82C92" w14:textId="77777777" w:rsidR="008366F9" w:rsidRDefault="008366F9" w:rsidP="00C74DA2">
            <w:pPr>
              <w:jc w:val="both"/>
              <w:rPr>
                <w:rFonts w:cstheme="minorHAnsi"/>
              </w:rPr>
            </w:pPr>
          </w:p>
          <w:p w14:paraId="7511543D" w14:textId="1FC2006C" w:rsidR="008366F9" w:rsidRPr="00E06C7D" w:rsidRDefault="008366F9" w:rsidP="00C74DA2">
            <w:pPr>
              <w:jc w:val="both"/>
              <w:rPr>
                <w:rFonts w:cstheme="minorHAnsi"/>
              </w:rPr>
            </w:pPr>
          </w:p>
        </w:tc>
      </w:tr>
      <w:tr w:rsidR="00121A43" w:rsidRPr="00E06C7D" w14:paraId="44CB375E" w14:textId="77777777" w:rsidTr="00B56006">
        <w:tc>
          <w:tcPr>
            <w:tcW w:w="1168" w:type="dxa"/>
          </w:tcPr>
          <w:p w14:paraId="40E0A3FA" w14:textId="72690CF1" w:rsidR="00121A43" w:rsidRPr="00E06C7D" w:rsidRDefault="00121A43" w:rsidP="00C74DA2">
            <w:pPr>
              <w:jc w:val="both"/>
              <w:rPr>
                <w:rFonts w:cstheme="minorHAnsi"/>
                <w:b/>
                <w:color w:val="000099"/>
              </w:rPr>
            </w:pPr>
            <w:r w:rsidRPr="00E06C7D">
              <w:rPr>
                <w:rFonts w:cstheme="minorHAnsi"/>
                <w:b/>
                <w:color w:val="002060"/>
              </w:rPr>
              <w:t>1</w:t>
            </w:r>
            <w:r>
              <w:rPr>
                <w:rFonts w:cstheme="minorHAnsi"/>
                <w:b/>
                <w:color w:val="002060"/>
              </w:rPr>
              <w:t>1</w:t>
            </w:r>
          </w:p>
        </w:tc>
        <w:tc>
          <w:tcPr>
            <w:tcW w:w="2669" w:type="dxa"/>
          </w:tcPr>
          <w:p w14:paraId="5562E34E" w14:textId="08CA6BA0" w:rsidR="00121A43" w:rsidRDefault="00121A43" w:rsidP="00C74DA2">
            <w:pPr>
              <w:jc w:val="both"/>
              <w:rPr>
                <w:rFonts w:cstheme="minorHAnsi"/>
                <w:b/>
                <w:color w:val="000099"/>
              </w:rPr>
            </w:pPr>
            <w:r>
              <w:rPr>
                <w:rFonts w:cstheme="minorHAnsi"/>
                <w:b/>
                <w:color w:val="000099"/>
              </w:rPr>
              <w:t>List the topics that have been raised with farmers/communities to seek their input on the project</w:t>
            </w:r>
          </w:p>
          <w:p w14:paraId="04FF75FB" w14:textId="054223C5" w:rsidR="00121A43" w:rsidRPr="00E06C7D" w:rsidRDefault="00121A43" w:rsidP="00C74DA2">
            <w:pPr>
              <w:jc w:val="both"/>
              <w:rPr>
                <w:rFonts w:cstheme="minorHAnsi"/>
                <w:b/>
                <w:color w:val="000099"/>
              </w:rPr>
            </w:pPr>
          </w:p>
        </w:tc>
        <w:tc>
          <w:tcPr>
            <w:tcW w:w="6058" w:type="dxa"/>
            <w:gridSpan w:val="2"/>
          </w:tcPr>
          <w:p w14:paraId="2E0AD687" w14:textId="276EA3F9" w:rsidR="00121A43" w:rsidRDefault="00C21AEB" w:rsidP="00C74DA2">
            <w:pPr>
              <w:jc w:val="both"/>
              <w:rPr>
                <w:rFonts w:cstheme="minorHAnsi"/>
              </w:rPr>
            </w:pPr>
            <w:r>
              <w:rPr>
                <w:rFonts w:cstheme="minorHAnsi"/>
              </w:rPr>
              <w:t xml:space="preserve">Food </w:t>
            </w:r>
            <w:r w:rsidR="000D3265">
              <w:rPr>
                <w:rFonts w:cstheme="minorHAnsi"/>
              </w:rPr>
              <w:t xml:space="preserve">collection storage and </w:t>
            </w:r>
            <w:r w:rsidR="00F077B0">
              <w:rPr>
                <w:rFonts w:cstheme="minorHAnsi"/>
              </w:rPr>
              <w:t>processing -</w:t>
            </w:r>
            <w:r>
              <w:rPr>
                <w:rFonts w:cstheme="minorHAnsi"/>
              </w:rPr>
              <w:t xml:space="preserve"> Water </w:t>
            </w:r>
            <w:r w:rsidR="000D3265">
              <w:rPr>
                <w:rFonts w:cstheme="minorHAnsi"/>
              </w:rPr>
              <w:t>management</w:t>
            </w:r>
            <w:r>
              <w:rPr>
                <w:rFonts w:cstheme="minorHAnsi"/>
              </w:rPr>
              <w:t xml:space="preserve"> </w:t>
            </w:r>
            <w:r w:rsidR="008366F9">
              <w:rPr>
                <w:rFonts w:cstheme="minorHAnsi"/>
              </w:rPr>
              <w:t>–</w:t>
            </w:r>
            <w:r>
              <w:rPr>
                <w:rFonts w:cstheme="minorHAnsi"/>
              </w:rPr>
              <w:t xml:space="preserve"> </w:t>
            </w:r>
            <w:r w:rsidR="008366F9">
              <w:rPr>
                <w:rFonts w:cstheme="minorHAnsi"/>
              </w:rPr>
              <w:t xml:space="preserve">Access to energy - </w:t>
            </w:r>
            <w:r>
              <w:rPr>
                <w:rFonts w:cstheme="minorHAnsi"/>
              </w:rPr>
              <w:t xml:space="preserve">Socio Economic </w:t>
            </w:r>
            <w:r w:rsidR="000D3265">
              <w:rPr>
                <w:rFonts w:cstheme="minorHAnsi"/>
              </w:rPr>
              <w:t xml:space="preserve">development – Financial inclusion </w:t>
            </w:r>
            <w:r w:rsidR="008366F9">
              <w:rPr>
                <w:rFonts w:cstheme="minorHAnsi"/>
              </w:rPr>
              <w:t xml:space="preserve">– </w:t>
            </w:r>
            <w:r w:rsidR="00F077B0">
              <w:rPr>
                <w:rFonts w:cstheme="minorHAnsi"/>
              </w:rPr>
              <w:t>Agroforestry -</w:t>
            </w:r>
            <w:r>
              <w:rPr>
                <w:rFonts w:cstheme="minorHAnsi"/>
              </w:rPr>
              <w:t xml:space="preserve"> Land Degradation </w:t>
            </w:r>
            <w:r w:rsidR="000D3265">
              <w:rPr>
                <w:rFonts w:cstheme="minorHAnsi"/>
              </w:rPr>
              <w:t>–</w:t>
            </w:r>
            <w:r>
              <w:rPr>
                <w:rFonts w:cstheme="minorHAnsi"/>
              </w:rPr>
              <w:t xml:space="preserve"> </w:t>
            </w:r>
            <w:r w:rsidR="000D3265">
              <w:rPr>
                <w:rFonts w:cstheme="minorHAnsi"/>
              </w:rPr>
              <w:t xml:space="preserve">deforestation </w:t>
            </w:r>
            <w:r w:rsidR="008366F9">
              <w:rPr>
                <w:rFonts w:cstheme="minorHAnsi"/>
              </w:rPr>
              <w:t>for</w:t>
            </w:r>
            <w:r w:rsidR="000D3265">
              <w:rPr>
                <w:rFonts w:cstheme="minorHAnsi"/>
              </w:rPr>
              <w:t xml:space="preserve"> </w:t>
            </w:r>
            <w:r w:rsidR="00F077B0">
              <w:rPr>
                <w:rFonts w:cstheme="minorHAnsi"/>
              </w:rPr>
              <w:t>Firewood –</w:t>
            </w:r>
            <w:r>
              <w:rPr>
                <w:rFonts w:cstheme="minorHAnsi"/>
              </w:rPr>
              <w:t xml:space="preserve"> </w:t>
            </w:r>
            <w:r w:rsidR="00F077B0">
              <w:rPr>
                <w:rFonts w:cstheme="minorHAnsi"/>
              </w:rPr>
              <w:t>Education (numeracy</w:t>
            </w:r>
            <w:r w:rsidR="008366F9">
              <w:rPr>
                <w:rFonts w:cstheme="minorHAnsi"/>
              </w:rPr>
              <w:t xml:space="preserve">, </w:t>
            </w:r>
            <w:r w:rsidR="00F077B0">
              <w:rPr>
                <w:rFonts w:cstheme="minorHAnsi"/>
              </w:rPr>
              <w:t>literacy,</w:t>
            </w:r>
            <w:r w:rsidR="008366F9">
              <w:rPr>
                <w:rFonts w:cstheme="minorHAnsi"/>
              </w:rPr>
              <w:t xml:space="preserve"> and information technology usage –</w:t>
            </w:r>
            <w:r>
              <w:rPr>
                <w:rFonts w:cstheme="minorHAnsi"/>
              </w:rPr>
              <w:t xml:space="preserve"> Sustainability</w:t>
            </w:r>
            <w:r w:rsidR="008366F9">
              <w:rPr>
                <w:rFonts w:cstheme="minorHAnsi"/>
              </w:rPr>
              <w:t xml:space="preserve"> – best agricultural processes – bio fertilisation</w:t>
            </w:r>
            <w:r w:rsidR="00387A37">
              <w:rPr>
                <w:rFonts w:cstheme="minorHAnsi"/>
              </w:rPr>
              <w:t xml:space="preserve"> and </w:t>
            </w:r>
            <w:r w:rsidR="00387A37">
              <w:rPr>
                <w:rFonts w:cstheme="minorHAnsi"/>
              </w:rPr>
              <w:lastRenderedPageBreak/>
              <w:t xml:space="preserve">crop </w:t>
            </w:r>
            <w:r w:rsidR="00F077B0">
              <w:rPr>
                <w:rFonts w:cstheme="minorHAnsi"/>
              </w:rPr>
              <w:t>protection.</w:t>
            </w:r>
            <w:r w:rsidR="008366F9">
              <w:rPr>
                <w:rFonts w:cstheme="minorHAnsi"/>
              </w:rPr>
              <w:t xml:space="preserve"> </w:t>
            </w:r>
            <w:r w:rsidR="00F077B0">
              <w:rPr>
                <w:rFonts w:cstheme="minorHAnsi"/>
              </w:rPr>
              <w:t>(In</w:t>
            </w:r>
            <w:r w:rsidR="008366F9">
              <w:rPr>
                <w:rFonts w:cstheme="minorHAnsi"/>
              </w:rPr>
              <w:t xml:space="preserve"> partnership with the forestry </w:t>
            </w:r>
            <w:r w:rsidR="00F077B0">
              <w:rPr>
                <w:rFonts w:cstheme="minorHAnsi"/>
              </w:rPr>
              <w:t>department)</w:t>
            </w:r>
            <w:r w:rsidR="008366F9">
              <w:rPr>
                <w:rFonts w:cstheme="minorHAnsi"/>
              </w:rPr>
              <w:t xml:space="preserve"> </w:t>
            </w:r>
            <w:r w:rsidR="00387A37">
              <w:rPr>
                <w:rFonts w:cstheme="minorHAnsi"/>
              </w:rPr>
              <w:t xml:space="preserve">– Fire prevention. </w:t>
            </w:r>
          </w:p>
          <w:p w14:paraId="2C861DFC" w14:textId="77777777" w:rsidR="008366F9" w:rsidRDefault="008366F9" w:rsidP="00C74DA2">
            <w:pPr>
              <w:jc w:val="both"/>
              <w:rPr>
                <w:rFonts w:cstheme="minorHAnsi"/>
              </w:rPr>
            </w:pPr>
          </w:p>
          <w:p w14:paraId="1BE9F0FC" w14:textId="77777777" w:rsidR="008366F9" w:rsidRDefault="008366F9" w:rsidP="00C74DA2">
            <w:pPr>
              <w:jc w:val="both"/>
              <w:rPr>
                <w:rFonts w:cstheme="minorHAnsi"/>
              </w:rPr>
            </w:pPr>
          </w:p>
          <w:p w14:paraId="2B9C9AD6" w14:textId="77777777" w:rsidR="008366F9" w:rsidRDefault="008366F9" w:rsidP="00C74DA2">
            <w:pPr>
              <w:jc w:val="both"/>
              <w:rPr>
                <w:rFonts w:cstheme="minorHAnsi"/>
              </w:rPr>
            </w:pPr>
          </w:p>
          <w:p w14:paraId="575DCE96" w14:textId="088523BE" w:rsidR="008366F9" w:rsidRPr="00E06C7D" w:rsidRDefault="008366F9" w:rsidP="00C74DA2">
            <w:pPr>
              <w:jc w:val="both"/>
              <w:rPr>
                <w:rFonts w:cstheme="minorHAnsi"/>
              </w:rPr>
            </w:pPr>
          </w:p>
        </w:tc>
      </w:tr>
      <w:tr w:rsidR="00121A43" w:rsidRPr="00E06C7D" w14:paraId="438CFF31" w14:textId="77777777" w:rsidTr="00B56006">
        <w:tc>
          <w:tcPr>
            <w:tcW w:w="1168" w:type="dxa"/>
          </w:tcPr>
          <w:p w14:paraId="1D8CE491" w14:textId="43226B4B" w:rsidR="00121A43" w:rsidRPr="00E06C7D" w:rsidRDefault="00121A43" w:rsidP="00C74DA2">
            <w:pPr>
              <w:jc w:val="both"/>
              <w:rPr>
                <w:rFonts w:cstheme="minorHAnsi"/>
                <w:b/>
                <w:color w:val="000099"/>
              </w:rPr>
            </w:pPr>
            <w:r>
              <w:rPr>
                <w:rFonts w:cstheme="minorHAnsi"/>
                <w:b/>
                <w:color w:val="002060"/>
              </w:rPr>
              <w:lastRenderedPageBreak/>
              <w:t>12</w:t>
            </w:r>
          </w:p>
        </w:tc>
        <w:tc>
          <w:tcPr>
            <w:tcW w:w="2669" w:type="dxa"/>
          </w:tcPr>
          <w:p w14:paraId="4129485F" w14:textId="131B4E2E" w:rsidR="00121A43" w:rsidRPr="00E06C7D" w:rsidRDefault="00121A43" w:rsidP="00C74DA2">
            <w:pPr>
              <w:jc w:val="both"/>
              <w:rPr>
                <w:rFonts w:cstheme="minorHAnsi"/>
                <w:b/>
                <w:color w:val="000099"/>
              </w:rPr>
            </w:pPr>
            <w:r w:rsidRPr="00E06C7D">
              <w:rPr>
                <w:rFonts w:cstheme="minorHAnsi"/>
                <w:b/>
                <w:color w:val="000099"/>
              </w:rPr>
              <w:t xml:space="preserve">Provide a general description of current socioeconomic conditions in the project area </w:t>
            </w:r>
            <w:r w:rsidRPr="00E06C7D">
              <w:rPr>
                <w:rFonts w:cstheme="minorHAnsi"/>
                <w:color w:val="000099"/>
              </w:rPr>
              <w:t>(</w:t>
            </w:r>
            <w:r>
              <w:rPr>
                <w:rFonts w:cstheme="minorHAnsi"/>
                <w:color w:val="000099"/>
              </w:rPr>
              <w:t xml:space="preserve">including marginalised/minority groups, </w:t>
            </w:r>
            <w:r w:rsidRPr="00E06C7D">
              <w:rPr>
                <w:rFonts w:cstheme="minorHAnsi"/>
                <w:color w:val="000099"/>
              </w:rPr>
              <w:t>income, poverty level</w:t>
            </w:r>
            <w:r>
              <w:rPr>
                <w:rFonts w:cstheme="minorHAnsi"/>
                <w:color w:val="000099"/>
              </w:rPr>
              <w:t>, remoteness, education, transport, gender balance,</w:t>
            </w:r>
            <w:r w:rsidRPr="00E06C7D">
              <w:rPr>
                <w:rFonts w:cstheme="minorHAnsi"/>
                <w:color w:val="000099"/>
              </w:rPr>
              <w:t xml:space="preserve"> </w:t>
            </w:r>
            <w:r>
              <w:rPr>
                <w:rFonts w:cstheme="minorHAnsi"/>
                <w:color w:val="000099"/>
              </w:rPr>
              <w:t xml:space="preserve">migration, population growth </w:t>
            </w:r>
            <w:r w:rsidRPr="00E06C7D">
              <w:rPr>
                <w:rFonts w:cstheme="minorHAnsi"/>
                <w:color w:val="000099"/>
              </w:rPr>
              <w:t>etc.)</w:t>
            </w:r>
          </w:p>
          <w:p w14:paraId="67CA391B" w14:textId="77777777" w:rsidR="00121A43" w:rsidRPr="00E06C7D" w:rsidRDefault="00121A43" w:rsidP="00C74DA2">
            <w:pPr>
              <w:jc w:val="both"/>
              <w:rPr>
                <w:rFonts w:cstheme="minorHAnsi"/>
                <w:b/>
                <w:color w:val="000099"/>
              </w:rPr>
            </w:pPr>
          </w:p>
        </w:tc>
        <w:tc>
          <w:tcPr>
            <w:tcW w:w="6058" w:type="dxa"/>
            <w:gridSpan w:val="2"/>
          </w:tcPr>
          <w:p w14:paraId="60205B9E" w14:textId="4BEBEDB5" w:rsidR="00C21AEB" w:rsidRDefault="00000000" w:rsidP="00C74DA2">
            <w:pPr>
              <w:jc w:val="both"/>
              <w:rPr>
                <w:rFonts w:cstheme="minorHAnsi"/>
              </w:rPr>
            </w:pPr>
            <w:hyperlink r:id="rId12" w:history="1"/>
          </w:p>
          <w:p w14:paraId="615C291B" w14:textId="6380B859" w:rsidR="00387A37" w:rsidRPr="0046691C" w:rsidRDefault="00000000" w:rsidP="00C74DA2">
            <w:pPr>
              <w:jc w:val="both"/>
              <w:rPr>
                <w:rStyle w:val="Hyperlink"/>
                <w:rFonts w:cstheme="minorHAnsi"/>
              </w:rPr>
            </w:pPr>
            <w:hyperlink r:id="rId13" w:anchor="pos9" w:history="1">
              <w:r w:rsidR="00C21AEB" w:rsidRPr="00874ED8">
                <w:rPr>
                  <w:rStyle w:val="Hyperlink"/>
                  <w:rFonts w:cstheme="minorHAnsi"/>
                </w:rPr>
                <w:t>https://bti-project.org/en/reports/country-report/SEN#pos9</w:t>
              </w:r>
            </w:hyperlink>
          </w:p>
          <w:p w14:paraId="07A3C290" w14:textId="419C87BD" w:rsidR="00387A37" w:rsidRDefault="00387A37" w:rsidP="00C74DA2">
            <w:pPr>
              <w:jc w:val="both"/>
              <w:rPr>
                <w:rStyle w:val="Hyperlink"/>
              </w:rPr>
            </w:pPr>
            <w:r>
              <w:rPr>
                <w:rStyle w:val="Hyperlink"/>
              </w:rPr>
              <w:t>(Attached)</w:t>
            </w:r>
          </w:p>
          <w:p w14:paraId="76062E90" w14:textId="77777777" w:rsidR="00387A37" w:rsidRDefault="00387A37" w:rsidP="00C74DA2">
            <w:pPr>
              <w:jc w:val="both"/>
              <w:rPr>
                <w:rFonts w:cstheme="minorHAnsi"/>
              </w:rPr>
            </w:pPr>
          </w:p>
          <w:p w14:paraId="4660DBA4" w14:textId="77777777" w:rsidR="00512AE8" w:rsidRDefault="00512AE8" w:rsidP="00C74DA2">
            <w:pPr>
              <w:jc w:val="both"/>
              <w:rPr>
                <w:rFonts w:cstheme="minorHAnsi"/>
              </w:rPr>
            </w:pPr>
          </w:p>
          <w:p w14:paraId="2C6DDFC3" w14:textId="44635C38" w:rsidR="00512AE8" w:rsidRDefault="00512AE8" w:rsidP="00C74DA2">
            <w:pPr>
              <w:jc w:val="both"/>
              <w:rPr>
                <w:rFonts w:cstheme="minorHAnsi"/>
              </w:rPr>
            </w:pPr>
            <w:r w:rsidRPr="00512AE8">
              <w:rPr>
                <w:rFonts w:cstheme="minorHAnsi"/>
                <w:noProof/>
              </w:rPr>
              <w:drawing>
                <wp:inline distT="0" distB="0" distL="0" distR="0" wp14:anchorId="32D59787" wp14:editId="28228501">
                  <wp:extent cx="3792097" cy="2692616"/>
                  <wp:effectExtent l="0" t="0" r="5715" b="0"/>
                  <wp:docPr id="214049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6258" name=""/>
                          <pic:cNvPicPr/>
                        </pic:nvPicPr>
                        <pic:blipFill>
                          <a:blip r:embed="rId14"/>
                          <a:stretch>
                            <a:fillRect/>
                          </a:stretch>
                        </pic:blipFill>
                        <pic:spPr>
                          <a:xfrm>
                            <a:off x="0" y="0"/>
                            <a:ext cx="3797503" cy="2696454"/>
                          </a:xfrm>
                          <a:prstGeom prst="rect">
                            <a:avLst/>
                          </a:prstGeom>
                        </pic:spPr>
                      </pic:pic>
                    </a:graphicData>
                  </a:graphic>
                </wp:inline>
              </w:drawing>
            </w:r>
          </w:p>
          <w:p w14:paraId="1458C940" w14:textId="77777777" w:rsidR="00512AE8" w:rsidRDefault="00512AE8" w:rsidP="00C74DA2">
            <w:pPr>
              <w:jc w:val="both"/>
              <w:rPr>
                <w:rFonts w:cstheme="minorHAnsi"/>
              </w:rPr>
            </w:pPr>
          </w:p>
          <w:p w14:paraId="31C45C7D" w14:textId="77777777" w:rsidR="00512AE8" w:rsidRPr="00512AE8" w:rsidRDefault="00512AE8" w:rsidP="00C74DA2">
            <w:pPr>
              <w:jc w:val="both"/>
              <w:rPr>
                <w:rFonts w:cstheme="minorHAnsi"/>
              </w:rPr>
            </w:pPr>
            <w:r w:rsidRPr="00512AE8">
              <w:rPr>
                <w:rFonts w:cstheme="minorHAnsi"/>
              </w:rPr>
              <w:t>Access to employment for young people and the population in general is problematic and unemployment remains high and particularly affects young people without diplomas or qualifications.</w:t>
            </w:r>
          </w:p>
          <w:p w14:paraId="551CF27D" w14:textId="77777777" w:rsidR="00512AE8" w:rsidRPr="00512AE8" w:rsidRDefault="00512AE8" w:rsidP="00C74DA2">
            <w:pPr>
              <w:jc w:val="both"/>
              <w:rPr>
                <w:rFonts w:cstheme="minorHAnsi"/>
              </w:rPr>
            </w:pPr>
            <w:r w:rsidRPr="00512AE8">
              <w:rPr>
                <w:rFonts w:cstheme="minorHAnsi"/>
              </w:rPr>
              <w:t>According to the results of the national survey on employment in Senegal by ANSD, Senegal has an employment rate of 35.6% in the first half of 2017 against 22.7% unemployment rate. These rates vary according to place of residence. They are respectively 39.6% for employment against 18.5% for unemployment in urban areas, and 30.8% for employment against 27.7% for unemployment in urban areas. rural. At regional level, the results of the 2013 RGPHAE revealed that with 21%, Matam was the region with the lowest employment rate and topped the list with 46% employment rate.</w:t>
            </w:r>
          </w:p>
          <w:p w14:paraId="528F7F66" w14:textId="77777777" w:rsidR="00512AE8" w:rsidRPr="00512AE8" w:rsidRDefault="00512AE8" w:rsidP="00C74DA2">
            <w:pPr>
              <w:jc w:val="both"/>
              <w:rPr>
                <w:rFonts w:cstheme="minorHAnsi"/>
              </w:rPr>
            </w:pPr>
            <w:r w:rsidRPr="00512AE8">
              <w:rPr>
                <w:rFonts w:cstheme="minorHAnsi"/>
              </w:rPr>
              <w:t>The low employment rate and the high unemployment rate explain, in places, the high level of poverty and social vulnerability in the country. Even if it has experienced a decline in recent years from 55.2% in 2001 to 48.3% in 2005, the poverty rate remains high until 2011 with 46.7% according to ANSD figures. Poverty does not affect to the same degree the different</w:t>
            </w:r>
          </w:p>
          <w:p w14:paraId="66174BA9" w14:textId="77777777" w:rsidR="00512AE8" w:rsidRPr="00512AE8" w:rsidRDefault="00512AE8" w:rsidP="00C74DA2">
            <w:pPr>
              <w:jc w:val="both"/>
              <w:rPr>
                <w:rFonts w:cstheme="minorHAnsi"/>
              </w:rPr>
            </w:pPr>
            <w:r w:rsidRPr="00512AE8">
              <w:rPr>
                <w:rFonts w:cstheme="minorHAnsi"/>
              </w:rPr>
              <w:t>different regions of the country. It is stronger in the southern regions: Kolda (77%), Kédougou (71%), Sédhiou (68%), and weaker in the regions of Dakar and Louga with</w:t>
            </w:r>
          </w:p>
          <w:p w14:paraId="401BAFF0" w14:textId="26BE89E8" w:rsidR="00512AE8" w:rsidRDefault="00512AE8" w:rsidP="00C74DA2">
            <w:pPr>
              <w:jc w:val="both"/>
              <w:rPr>
                <w:rFonts w:cstheme="minorHAnsi"/>
              </w:rPr>
            </w:pPr>
            <w:r w:rsidRPr="00512AE8">
              <w:rPr>
                <w:rFonts w:cstheme="minorHAnsi"/>
              </w:rPr>
              <w:t>a respective poverty rate of 26% and 27% in 2011.</w:t>
            </w:r>
          </w:p>
          <w:p w14:paraId="12744A12" w14:textId="77777777" w:rsidR="00512AE8" w:rsidRDefault="00512AE8" w:rsidP="00C74DA2">
            <w:pPr>
              <w:jc w:val="both"/>
              <w:rPr>
                <w:rFonts w:cstheme="minorHAnsi"/>
              </w:rPr>
            </w:pPr>
          </w:p>
          <w:p w14:paraId="47FE7003" w14:textId="77777777" w:rsidR="00512AE8" w:rsidRDefault="00512AE8" w:rsidP="00C74DA2">
            <w:pPr>
              <w:jc w:val="both"/>
              <w:rPr>
                <w:rFonts w:cstheme="minorHAnsi"/>
              </w:rPr>
            </w:pPr>
          </w:p>
          <w:p w14:paraId="5917A8C5" w14:textId="77777777" w:rsidR="00512AE8" w:rsidRDefault="00512AE8" w:rsidP="00C74DA2">
            <w:pPr>
              <w:jc w:val="both"/>
              <w:rPr>
                <w:rFonts w:cstheme="minorHAnsi"/>
              </w:rPr>
            </w:pPr>
          </w:p>
          <w:p w14:paraId="072D0756" w14:textId="77777777" w:rsidR="00512AE8" w:rsidRDefault="00512AE8" w:rsidP="00C74DA2">
            <w:pPr>
              <w:jc w:val="both"/>
              <w:rPr>
                <w:rFonts w:cstheme="minorHAnsi"/>
              </w:rPr>
            </w:pPr>
          </w:p>
          <w:p w14:paraId="69A2849D" w14:textId="4D0B4EA0" w:rsidR="00135FC2" w:rsidRDefault="00135FC2" w:rsidP="00C74DA2">
            <w:pPr>
              <w:jc w:val="both"/>
              <w:rPr>
                <w:rFonts w:cstheme="minorHAnsi"/>
              </w:rPr>
            </w:pPr>
            <w:r w:rsidRPr="00135FC2">
              <w:rPr>
                <w:rFonts w:cstheme="minorHAnsi"/>
                <w:noProof/>
              </w:rPr>
              <w:drawing>
                <wp:inline distT="0" distB="0" distL="0" distR="0" wp14:anchorId="45D42A90" wp14:editId="1797FECE">
                  <wp:extent cx="3686195" cy="3040111"/>
                  <wp:effectExtent l="0" t="0" r="0" b="0"/>
                  <wp:docPr id="53924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0250" name=""/>
                          <pic:cNvPicPr/>
                        </pic:nvPicPr>
                        <pic:blipFill>
                          <a:blip r:embed="rId15"/>
                          <a:stretch>
                            <a:fillRect/>
                          </a:stretch>
                        </pic:blipFill>
                        <pic:spPr>
                          <a:xfrm>
                            <a:off x="0" y="0"/>
                            <a:ext cx="3691408" cy="3044411"/>
                          </a:xfrm>
                          <a:prstGeom prst="rect">
                            <a:avLst/>
                          </a:prstGeom>
                        </pic:spPr>
                      </pic:pic>
                    </a:graphicData>
                  </a:graphic>
                </wp:inline>
              </w:drawing>
            </w:r>
          </w:p>
          <w:p w14:paraId="207AD2DC" w14:textId="77777777" w:rsidR="00135FC2" w:rsidRDefault="00135FC2" w:rsidP="00C74DA2">
            <w:pPr>
              <w:jc w:val="both"/>
              <w:rPr>
                <w:rFonts w:cstheme="minorHAnsi"/>
              </w:rPr>
            </w:pPr>
          </w:p>
          <w:p w14:paraId="02860F5F" w14:textId="4172EFAB" w:rsidR="00135FC2" w:rsidRPr="00135FC2" w:rsidRDefault="00135FC2" w:rsidP="00C74DA2">
            <w:pPr>
              <w:jc w:val="both"/>
              <w:rPr>
                <w:rFonts w:cstheme="minorHAnsi"/>
              </w:rPr>
            </w:pPr>
            <w:r w:rsidRPr="00135FC2">
              <w:rPr>
                <w:rFonts w:cstheme="minorHAnsi"/>
              </w:rPr>
              <w:t xml:space="preserve">The typological analysis of the departments according to their level of access to basic social services shows that those in the south and east of the country mainly show difficulties related to access to drinking water and Electricity: Medina Yoro Foula, Bignona, Sédhiou, Kolda, Salémata, Vélingara, Goudomp, Bounkiling, Saraya, Kédougou, Oussouye, Ziguinchor, Tambacounda, Ranérou, Koungheul, Goudiry, Koumpentoum, Nioro and </w:t>
            </w:r>
            <w:r w:rsidR="00F077B0" w:rsidRPr="00135FC2">
              <w:rPr>
                <w:rFonts w:cstheme="minorHAnsi"/>
              </w:rPr>
              <w:t>Fatick.</w:t>
            </w:r>
            <w:r w:rsidRPr="00135FC2">
              <w:rPr>
                <w:rFonts w:cstheme="minorHAnsi"/>
              </w:rPr>
              <w:t xml:space="preserve"> Some of these departments have access rates to drinking water (Medina Yoro Foula, Goudomp 8%, Bounkiling 10%, and Kolda 16%) and to electrification (Ranerou 4%, Medina Yoro Foula 5%, Salemata 7%, and Malem Hodar: 9%) very low compared to national averages. These departments have in common their peripheral position and their isolation. The challenge is then to promote social connections to water, sanitation and electricity for the most vulnerable populations and the installation of boreholes in rural areas.</w:t>
            </w:r>
          </w:p>
          <w:p w14:paraId="202BDD99" w14:textId="17950487" w:rsidR="00135FC2" w:rsidRDefault="00135FC2" w:rsidP="00C74DA2">
            <w:pPr>
              <w:jc w:val="both"/>
              <w:rPr>
                <w:rFonts w:cstheme="minorHAnsi"/>
              </w:rPr>
            </w:pPr>
            <w:r>
              <w:rPr>
                <w:rFonts w:cstheme="minorHAnsi"/>
              </w:rPr>
              <w:t xml:space="preserve"> </w:t>
            </w:r>
          </w:p>
          <w:p w14:paraId="4843B5D6" w14:textId="77777777" w:rsidR="00135FC2" w:rsidRDefault="00135FC2" w:rsidP="00C74DA2">
            <w:pPr>
              <w:jc w:val="both"/>
              <w:rPr>
                <w:rFonts w:cstheme="minorHAnsi"/>
              </w:rPr>
            </w:pPr>
          </w:p>
          <w:p w14:paraId="4750D46C" w14:textId="4F8010CA" w:rsidR="00135FC2" w:rsidRDefault="00135FC2" w:rsidP="00C74DA2">
            <w:pPr>
              <w:jc w:val="both"/>
              <w:rPr>
                <w:rFonts w:cstheme="minorHAnsi"/>
              </w:rPr>
            </w:pPr>
            <w:r w:rsidRPr="00135FC2">
              <w:rPr>
                <w:rFonts w:cstheme="minorHAnsi"/>
                <w:noProof/>
              </w:rPr>
              <w:lastRenderedPageBreak/>
              <w:drawing>
                <wp:inline distT="0" distB="0" distL="0" distR="0" wp14:anchorId="7F1107DF" wp14:editId="7B4FD492">
                  <wp:extent cx="3621892" cy="2713008"/>
                  <wp:effectExtent l="0" t="0" r="0" b="5080"/>
                  <wp:docPr id="18697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5874" name=""/>
                          <pic:cNvPicPr/>
                        </pic:nvPicPr>
                        <pic:blipFill>
                          <a:blip r:embed="rId16"/>
                          <a:stretch>
                            <a:fillRect/>
                          </a:stretch>
                        </pic:blipFill>
                        <pic:spPr>
                          <a:xfrm>
                            <a:off x="0" y="0"/>
                            <a:ext cx="3641983" cy="2728057"/>
                          </a:xfrm>
                          <a:prstGeom prst="rect">
                            <a:avLst/>
                          </a:prstGeom>
                        </pic:spPr>
                      </pic:pic>
                    </a:graphicData>
                  </a:graphic>
                </wp:inline>
              </w:drawing>
            </w:r>
          </w:p>
          <w:p w14:paraId="0DE1154F" w14:textId="77777777" w:rsidR="00135FC2" w:rsidRDefault="00135FC2" w:rsidP="00C74DA2">
            <w:pPr>
              <w:jc w:val="both"/>
              <w:rPr>
                <w:rFonts w:cstheme="minorHAnsi"/>
              </w:rPr>
            </w:pPr>
          </w:p>
          <w:p w14:paraId="440CF75F" w14:textId="77777777" w:rsidR="00135FC2" w:rsidRPr="00135FC2" w:rsidRDefault="00135FC2" w:rsidP="00C74DA2">
            <w:pPr>
              <w:jc w:val="both"/>
              <w:rPr>
                <w:rFonts w:cstheme="minorHAnsi"/>
              </w:rPr>
            </w:pPr>
            <w:r w:rsidRPr="00135FC2">
              <w:rPr>
                <w:rFonts w:cstheme="minorHAnsi"/>
              </w:rPr>
              <w:t>The map below highlights the problems of geographical accessibility, especially for regions with low population density, in particular: Kédougou (11.9 km on average to reach at least one health post), Tambacounda (9.8 km) and Matam (9.73 km on average).</w:t>
            </w:r>
          </w:p>
          <w:p w14:paraId="57D62AF0" w14:textId="6FA3C7C9" w:rsidR="00135FC2" w:rsidRDefault="00135FC2" w:rsidP="00C74DA2">
            <w:pPr>
              <w:jc w:val="both"/>
              <w:rPr>
                <w:rFonts w:cstheme="minorHAnsi"/>
              </w:rPr>
            </w:pPr>
            <w:r w:rsidRPr="00135FC2">
              <w:rPr>
                <w:rFonts w:cstheme="minorHAnsi"/>
              </w:rPr>
              <w:t xml:space="preserve">In the Dakar region, it is necessary to travel less than one kilometer (0.78) to reach a health structure (hospital, </w:t>
            </w:r>
            <w:r w:rsidR="00F077B0" w:rsidRPr="00135FC2">
              <w:rPr>
                <w:rFonts w:cstheme="minorHAnsi"/>
              </w:rPr>
              <w:t>center,</w:t>
            </w:r>
            <w:r w:rsidRPr="00135FC2">
              <w:rPr>
                <w:rFonts w:cstheme="minorHAnsi"/>
              </w:rPr>
              <w:t xml:space="preserve"> or health post). The regions that are a little closer to Dakar are Thiès (3.22 km on average), Diourbel (3.57 km).</w:t>
            </w:r>
          </w:p>
          <w:p w14:paraId="2512A40E" w14:textId="77777777" w:rsidR="00135FC2" w:rsidRDefault="00135FC2" w:rsidP="00C74DA2">
            <w:pPr>
              <w:jc w:val="both"/>
              <w:rPr>
                <w:rFonts w:cstheme="minorHAnsi"/>
              </w:rPr>
            </w:pPr>
          </w:p>
          <w:p w14:paraId="5CA0E48F" w14:textId="77777777" w:rsidR="00135FC2" w:rsidRDefault="00135FC2" w:rsidP="00C74DA2">
            <w:pPr>
              <w:jc w:val="both"/>
              <w:rPr>
                <w:rFonts w:cstheme="minorHAnsi"/>
              </w:rPr>
            </w:pPr>
          </w:p>
          <w:p w14:paraId="307310A5" w14:textId="77777777" w:rsidR="00135FC2" w:rsidRDefault="00135FC2" w:rsidP="00C74DA2">
            <w:pPr>
              <w:jc w:val="both"/>
              <w:rPr>
                <w:rFonts w:cstheme="minorHAnsi"/>
              </w:rPr>
            </w:pPr>
          </w:p>
          <w:p w14:paraId="4982106B" w14:textId="04A23BFD" w:rsidR="0046691C" w:rsidRDefault="00135FC2" w:rsidP="00C74DA2">
            <w:pPr>
              <w:jc w:val="both"/>
              <w:rPr>
                <w:rFonts w:cstheme="minorHAnsi"/>
              </w:rPr>
            </w:pPr>
            <w:r w:rsidRPr="00135FC2">
              <w:rPr>
                <w:rFonts w:cstheme="minorHAnsi"/>
                <w:noProof/>
              </w:rPr>
              <w:drawing>
                <wp:inline distT="0" distB="0" distL="0" distR="0" wp14:anchorId="5EE410C5" wp14:editId="699D66D3">
                  <wp:extent cx="3688859" cy="2855126"/>
                  <wp:effectExtent l="0" t="0" r="0" b="2540"/>
                  <wp:docPr id="106481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3790" name=""/>
                          <pic:cNvPicPr/>
                        </pic:nvPicPr>
                        <pic:blipFill>
                          <a:blip r:embed="rId17"/>
                          <a:stretch>
                            <a:fillRect/>
                          </a:stretch>
                        </pic:blipFill>
                        <pic:spPr>
                          <a:xfrm>
                            <a:off x="0" y="0"/>
                            <a:ext cx="3704588" cy="2867300"/>
                          </a:xfrm>
                          <a:prstGeom prst="rect">
                            <a:avLst/>
                          </a:prstGeom>
                        </pic:spPr>
                      </pic:pic>
                    </a:graphicData>
                  </a:graphic>
                </wp:inline>
              </w:drawing>
            </w:r>
          </w:p>
          <w:p w14:paraId="68D13C7E" w14:textId="77777777" w:rsidR="00C21AEB" w:rsidRDefault="00C21AEB" w:rsidP="00C74DA2">
            <w:pPr>
              <w:jc w:val="both"/>
              <w:rPr>
                <w:rFonts w:cstheme="minorHAnsi"/>
              </w:rPr>
            </w:pPr>
          </w:p>
          <w:p w14:paraId="70875A63" w14:textId="3BC9D6F0" w:rsidR="00135FC2" w:rsidRPr="00135FC2" w:rsidRDefault="00135FC2" w:rsidP="00C74DA2">
            <w:pPr>
              <w:jc w:val="both"/>
              <w:rPr>
                <w:rFonts w:cstheme="minorHAnsi"/>
              </w:rPr>
            </w:pPr>
            <w:r w:rsidRPr="00135FC2">
              <w:rPr>
                <w:rFonts w:cstheme="minorHAnsi"/>
              </w:rPr>
              <w:t>According to the RGPHAE, the Crude Mortality Rate is 8‰ with disparities between regions. Indeed, the lowest TBMs are recorded in the regions of Dakar (5.2‰) and Thiès (6.6‰), while the highest are noted in the regions of Tambacounda (10.4</w:t>
            </w:r>
            <w:r w:rsidR="00F077B0" w:rsidRPr="00135FC2">
              <w:rPr>
                <w:rFonts w:cstheme="minorHAnsi"/>
              </w:rPr>
              <w:t>‰)</w:t>
            </w:r>
            <w:r w:rsidRPr="00135FC2">
              <w:rPr>
                <w:rFonts w:cstheme="minorHAnsi"/>
              </w:rPr>
              <w:t>, Kédougou (12.4‰), Kolda (11.8‰), etc.</w:t>
            </w:r>
          </w:p>
          <w:p w14:paraId="508CCF57" w14:textId="13A37211" w:rsidR="00C21AEB" w:rsidRDefault="00135FC2" w:rsidP="00C74DA2">
            <w:pPr>
              <w:jc w:val="both"/>
              <w:rPr>
                <w:rFonts w:cstheme="minorHAnsi"/>
              </w:rPr>
            </w:pPr>
            <w:r w:rsidRPr="00135FC2">
              <w:rPr>
                <w:rFonts w:cstheme="minorHAnsi"/>
              </w:rPr>
              <w:lastRenderedPageBreak/>
              <w:t>As for maternal mortality, it is 434 deaths per 100,000 births with disparities between regions.</w:t>
            </w:r>
          </w:p>
          <w:p w14:paraId="6F4E2872" w14:textId="77777777" w:rsidR="00135FC2" w:rsidRDefault="00135FC2" w:rsidP="00C74DA2">
            <w:pPr>
              <w:jc w:val="both"/>
              <w:rPr>
                <w:rFonts w:cstheme="minorHAnsi"/>
              </w:rPr>
            </w:pPr>
          </w:p>
          <w:p w14:paraId="5AD396A1" w14:textId="77777777" w:rsidR="00135FC2" w:rsidRDefault="00135FC2" w:rsidP="00C74DA2">
            <w:pPr>
              <w:jc w:val="both"/>
              <w:rPr>
                <w:rFonts w:cstheme="minorHAnsi"/>
              </w:rPr>
            </w:pPr>
          </w:p>
          <w:p w14:paraId="65AB12DD" w14:textId="77777777" w:rsidR="00135FC2" w:rsidRDefault="00135FC2" w:rsidP="00C74DA2">
            <w:pPr>
              <w:jc w:val="both"/>
              <w:rPr>
                <w:rFonts w:cstheme="minorHAnsi"/>
              </w:rPr>
            </w:pPr>
          </w:p>
          <w:p w14:paraId="53FD9D6B" w14:textId="1A19BF6B" w:rsidR="00135FC2" w:rsidRPr="00E06C7D" w:rsidRDefault="00135FC2" w:rsidP="00C74DA2">
            <w:pPr>
              <w:jc w:val="both"/>
              <w:rPr>
                <w:rFonts w:cstheme="minorHAnsi"/>
              </w:rPr>
            </w:pPr>
          </w:p>
        </w:tc>
      </w:tr>
      <w:tr w:rsidR="00121A43" w:rsidRPr="00E06C7D" w14:paraId="75648276" w14:textId="77777777" w:rsidTr="00B56006">
        <w:tc>
          <w:tcPr>
            <w:tcW w:w="1168" w:type="dxa"/>
          </w:tcPr>
          <w:p w14:paraId="43A27519" w14:textId="1A7AEBE6" w:rsidR="00121A43" w:rsidRPr="00E06C7D" w:rsidRDefault="00121A43" w:rsidP="00C74DA2">
            <w:pPr>
              <w:jc w:val="both"/>
              <w:rPr>
                <w:rFonts w:cstheme="minorHAnsi"/>
                <w:b/>
                <w:color w:val="000099"/>
              </w:rPr>
            </w:pPr>
            <w:r w:rsidRPr="00E06C7D">
              <w:rPr>
                <w:rFonts w:cstheme="minorHAnsi"/>
                <w:b/>
                <w:color w:val="000099"/>
              </w:rPr>
              <w:lastRenderedPageBreak/>
              <w:t>1</w:t>
            </w:r>
            <w:r>
              <w:rPr>
                <w:rFonts w:cstheme="minorHAnsi"/>
                <w:b/>
                <w:color w:val="000099"/>
              </w:rPr>
              <w:t>3</w:t>
            </w:r>
          </w:p>
        </w:tc>
        <w:tc>
          <w:tcPr>
            <w:tcW w:w="2669" w:type="dxa"/>
          </w:tcPr>
          <w:p w14:paraId="4A7315F3" w14:textId="17474F87" w:rsidR="00121A43" w:rsidRPr="00E06C7D" w:rsidRDefault="00121A43" w:rsidP="00C74DA2">
            <w:pPr>
              <w:jc w:val="both"/>
              <w:rPr>
                <w:rFonts w:cstheme="minorHAnsi"/>
                <w:color w:val="000099"/>
              </w:rPr>
            </w:pPr>
            <w:r w:rsidRPr="00E06C7D">
              <w:rPr>
                <w:rFonts w:cstheme="minorHAnsi"/>
                <w:b/>
                <w:color w:val="000099"/>
              </w:rPr>
              <w:t>Describe any known local land degradation/deforestation processes or trends, and drive</w:t>
            </w:r>
            <w:r>
              <w:rPr>
                <w:rFonts w:cstheme="minorHAnsi"/>
                <w:b/>
                <w:color w:val="000099"/>
              </w:rPr>
              <w:t>r</w:t>
            </w:r>
            <w:r w:rsidRPr="00E06C7D">
              <w:rPr>
                <w:rFonts w:cstheme="minorHAnsi"/>
                <w:b/>
                <w:color w:val="000099"/>
              </w:rPr>
              <w:t xml:space="preserve">s of these </w:t>
            </w:r>
            <w:r w:rsidRPr="00E06C7D">
              <w:rPr>
                <w:rFonts w:cstheme="minorHAnsi"/>
                <w:color w:val="000099"/>
              </w:rPr>
              <w:t>(</w:t>
            </w:r>
            <w:r w:rsidR="00727904">
              <w:rPr>
                <w:rFonts w:cstheme="minorHAnsi"/>
                <w:color w:val="000099"/>
              </w:rPr>
              <w:t>For example,</w:t>
            </w:r>
            <w:r w:rsidRPr="00E06C7D">
              <w:rPr>
                <w:rFonts w:cstheme="minorHAnsi"/>
                <w:color w:val="000099"/>
              </w:rPr>
              <w:t xml:space="preserve"> population increase, fire, conversion for agriculture)</w:t>
            </w:r>
          </w:p>
          <w:p w14:paraId="3C1DEB43" w14:textId="77777777" w:rsidR="00121A43" w:rsidRPr="00E06C7D" w:rsidRDefault="00121A43" w:rsidP="00C74DA2">
            <w:pPr>
              <w:jc w:val="both"/>
              <w:rPr>
                <w:rFonts w:cstheme="minorHAnsi"/>
                <w:b/>
                <w:color w:val="000099"/>
              </w:rPr>
            </w:pPr>
          </w:p>
        </w:tc>
        <w:tc>
          <w:tcPr>
            <w:tcW w:w="6058" w:type="dxa"/>
            <w:gridSpan w:val="2"/>
          </w:tcPr>
          <w:p w14:paraId="42B0400A" w14:textId="5A32A214" w:rsidR="0046691C" w:rsidRDefault="00FF731F" w:rsidP="00C74DA2">
            <w:pPr>
              <w:jc w:val="both"/>
              <w:rPr>
                <w:rFonts w:cstheme="minorHAnsi"/>
              </w:rPr>
            </w:pPr>
            <w:r w:rsidRPr="00FF731F">
              <w:rPr>
                <w:rFonts w:cstheme="minorHAnsi"/>
              </w:rPr>
              <w:t xml:space="preserve">Deforestation is </w:t>
            </w:r>
            <w:r w:rsidR="0046691C">
              <w:rPr>
                <w:rFonts w:cstheme="minorHAnsi"/>
              </w:rPr>
              <w:t xml:space="preserve"> </w:t>
            </w:r>
            <w:r w:rsidRPr="00FF731F">
              <w:rPr>
                <w:rFonts w:cstheme="minorHAnsi"/>
              </w:rPr>
              <w:t xml:space="preserve"> the result of </w:t>
            </w:r>
            <w:r w:rsidR="0046691C">
              <w:rPr>
                <w:rFonts w:cstheme="minorHAnsi"/>
              </w:rPr>
              <w:t xml:space="preserve"> </w:t>
            </w:r>
            <w:r w:rsidR="00E96757">
              <w:rPr>
                <w:rFonts w:cstheme="minorHAnsi"/>
              </w:rPr>
              <w:t xml:space="preserve"> </w:t>
            </w:r>
            <w:r w:rsidRPr="00FF731F">
              <w:rPr>
                <w:rFonts w:cstheme="minorHAnsi"/>
              </w:rPr>
              <w:t>clearing for fuelwood, charcoal, and logging, though poaching, wildlife trafficking,</w:t>
            </w:r>
            <w:r w:rsidR="0046691C">
              <w:rPr>
                <w:rFonts w:cstheme="minorHAnsi"/>
              </w:rPr>
              <w:t xml:space="preserve"> expansion of agriculture areas, </w:t>
            </w:r>
            <w:r w:rsidR="0046691C" w:rsidRPr="00FF731F">
              <w:rPr>
                <w:rFonts w:cstheme="minorHAnsi"/>
              </w:rPr>
              <w:t>and</w:t>
            </w:r>
            <w:r w:rsidRPr="00FF731F">
              <w:rPr>
                <w:rFonts w:cstheme="minorHAnsi"/>
              </w:rPr>
              <w:t xml:space="preserve"> hydroelectric projects have further degraded forest areas. </w:t>
            </w:r>
          </w:p>
          <w:p w14:paraId="5D457B27" w14:textId="77777777" w:rsidR="00121A43" w:rsidRDefault="00387A37" w:rsidP="00C74DA2">
            <w:pPr>
              <w:jc w:val="both"/>
              <w:rPr>
                <w:rFonts w:cstheme="minorHAnsi"/>
              </w:rPr>
            </w:pPr>
            <w:r>
              <w:rPr>
                <w:rFonts w:cstheme="minorHAnsi"/>
              </w:rPr>
              <w:t>D</w:t>
            </w:r>
            <w:r w:rsidR="00FF731F" w:rsidRPr="00FF731F">
              <w:rPr>
                <w:rFonts w:cstheme="minorHAnsi"/>
              </w:rPr>
              <w:t xml:space="preserve">eforestation </w:t>
            </w:r>
            <w:r>
              <w:rPr>
                <w:rFonts w:cstheme="minorHAnsi"/>
              </w:rPr>
              <w:t xml:space="preserve">is responsible </w:t>
            </w:r>
            <w:r w:rsidR="00FF731F" w:rsidRPr="00FF731F">
              <w:rPr>
                <w:rFonts w:cstheme="minorHAnsi"/>
              </w:rPr>
              <w:t>for increased soil erosion, flooding, and periodic drought which has had an adverse impact on regional agriculture.</w:t>
            </w:r>
          </w:p>
          <w:p w14:paraId="035E3E60" w14:textId="77777777" w:rsidR="00135FC2" w:rsidRDefault="00135FC2" w:rsidP="00C74DA2">
            <w:pPr>
              <w:jc w:val="both"/>
              <w:rPr>
                <w:rFonts w:cstheme="minorHAnsi"/>
              </w:rPr>
            </w:pPr>
          </w:p>
          <w:p w14:paraId="2A162DE2" w14:textId="77777777" w:rsidR="00135FC2" w:rsidRDefault="00135FC2" w:rsidP="00C74DA2">
            <w:pPr>
              <w:jc w:val="both"/>
              <w:rPr>
                <w:rFonts w:cstheme="minorHAnsi"/>
              </w:rPr>
            </w:pPr>
            <w:r w:rsidRPr="00135FC2">
              <w:rPr>
                <w:rFonts w:cstheme="minorHAnsi"/>
                <w:noProof/>
              </w:rPr>
              <w:drawing>
                <wp:inline distT="0" distB="0" distL="0" distR="0" wp14:anchorId="2154FB85" wp14:editId="32AD2224">
                  <wp:extent cx="3855057" cy="2769781"/>
                  <wp:effectExtent l="0" t="0" r="0" b="0"/>
                  <wp:docPr id="3136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0077" name=""/>
                          <pic:cNvPicPr/>
                        </pic:nvPicPr>
                        <pic:blipFill>
                          <a:blip r:embed="rId18"/>
                          <a:stretch>
                            <a:fillRect/>
                          </a:stretch>
                        </pic:blipFill>
                        <pic:spPr>
                          <a:xfrm>
                            <a:off x="0" y="0"/>
                            <a:ext cx="3858649" cy="2772362"/>
                          </a:xfrm>
                          <a:prstGeom prst="rect">
                            <a:avLst/>
                          </a:prstGeom>
                        </pic:spPr>
                      </pic:pic>
                    </a:graphicData>
                  </a:graphic>
                </wp:inline>
              </w:drawing>
            </w:r>
          </w:p>
          <w:p w14:paraId="64FEE15D" w14:textId="77777777" w:rsidR="00E97A8B" w:rsidRDefault="00E97A8B" w:rsidP="00C74DA2">
            <w:pPr>
              <w:jc w:val="both"/>
              <w:rPr>
                <w:rFonts w:cstheme="minorHAnsi"/>
              </w:rPr>
            </w:pPr>
          </w:p>
          <w:p w14:paraId="46F122C7" w14:textId="77777777" w:rsidR="00E97A8B" w:rsidRDefault="00E97A8B" w:rsidP="00C74DA2">
            <w:pPr>
              <w:jc w:val="both"/>
              <w:rPr>
                <w:rFonts w:cstheme="minorHAnsi"/>
              </w:rPr>
            </w:pPr>
          </w:p>
          <w:p w14:paraId="65C4A0D1" w14:textId="1CF71EFB" w:rsidR="00E97A8B" w:rsidRDefault="00E97A8B" w:rsidP="00C74DA2">
            <w:pPr>
              <w:jc w:val="both"/>
              <w:rPr>
                <w:rFonts w:cstheme="minorHAnsi"/>
              </w:rPr>
            </w:pPr>
            <w:r w:rsidRPr="00E97A8B">
              <w:rPr>
                <w:rFonts w:cstheme="minorHAnsi"/>
                <w:noProof/>
              </w:rPr>
              <w:drawing>
                <wp:inline distT="0" distB="0" distL="0" distR="0" wp14:anchorId="4F6C3F20" wp14:editId="46B28171">
                  <wp:extent cx="3755226" cy="1822279"/>
                  <wp:effectExtent l="0" t="0" r="4445" b="0"/>
                  <wp:docPr id="8799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91965" name=""/>
                          <pic:cNvPicPr/>
                        </pic:nvPicPr>
                        <pic:blipFill>
                          <a:blip r:embed="rId19"/>
                          <a:stretch>
                            <a:fillRect/>
                          </a:stretch>
                        </pic:blipFill>
                        <pic:spPr>
                          <a:xfrm>
                            <a:off x="0" y="0"/>
                            <a:ext cx="3765200" cy="1827119"/>
                          </a:xfrm>
                          <a:prstGeom prst="rect">
                            <a:avLst/>
                          </a:prstGeom>
                        </pic:spPr>
                      </pic:pic>
                    </a:graphicData>
                  </a:graphic>
                </wp:inline>
              </w:drawing>
            </w:r>
          </w:p>
          <w:p w14:paraId="7BC89C79" w14:textId="77777777" w:rsidR="00E97A8B" w:rsidRDefault="00E97A8B" w:rsidP="00C74DA2">
            <w:pPr>
              <w:jc w:val="both"/>
              <w:rPr>
                <w:rFonts w:cstheme="minorHAnsi"/>
              </w:rPr>
            </w:pPr>
          </w:p>
          <w:p w14:paraId="55866E59" w14:textId="1DDF09A9" w:rsidR="00512AE8" w:rsidRPr="00512AE8" w:rsidRDefault="00512AE8" w:rsidP="00C74DA2">
            <w:pPr>
              <w:jc w:val="both"/>
              <w:rPr>
                <w:rFonts w:cstheme="minorHAnsi"/>
              </w:rPr>
            </w:pPr>
            <w:r w:rsidRPr="00512AE8">
              <w:rPr>
                <w:rFonts w:cstheme="minorHAnsi"/>
              </w:rPr>
              <w:t>Access to education</w:t>
            </w:r>
          </w:p>
          <w:p w14:paraId="21442E31" w14:textId="162192BB" w:rsidR="00512AE8" w:rsidRPr="00512AE8" w:rsidRDefault="00512AE8" w:rsidP="00C74DA2">
            <w:pPr>
              <w:jc w:val="both"/>
              <w:rPr>
                <w:rFonts w:cstheme="minorHAnsi"/>
              </w:rPr>
            </w:pPr>
            <w:r w:rsidRPr="00512AE8">
              <w:rPr>
                <w:rFonts w:cstheme="minorHAnsi"/>
              </w:rPr>
              <w:t>School infrastructure</w:t>
            </w:r>
          </w:p>
          <w:p w14:paraId="32C743B9" w14:textId="096D9FFF" w:rsidR="00512AE8" w:rsidRPr="00512AE8" w:rsidRDefault="00512AE8" w:rsidP="00C74DA2">
            <w:pPr>
              <w:jc w:val="both"/>
              <w:rPr>
                <w:rFonts w:cstheme="minorHAnsi"/>
              </w:rPr>
            </w:pPr>
            <w:r w:rsidRPr="00512AE8">
              <w:rPr>
                <w:rFonts w:cstheme="minorHAnsi"/>
              </w:rPr>
              <w:t>In recent decades, the school map has gradually become denser. In fact, the number of schools in the levels</w:t>
            </w:r>
            <w:r w:rsidR="008425A8">
              <w:rPr>
                <w:rFonts w:cstheme="minorHAnsi"/>
              </w:rPr>
              <w:t xml:space="preserve"> </w:t>
            </w:r>
            <w:r w:rsidRPr="00512AE8">
              <w:rPr>
                <w:rFonts w:cstheme="minorHAnsi"/>
              </w:rPr>
              <w:t xml:space="preserve">primary, </w:t>
            </w:r>
            <w:r w:rsidR="00F077B0" w:rsidRPr="00512AE8">
              <w:rPr>
                <w:rFonts w:cstheme="minorHAnsi"/>
              </w:rPr>
              <w:t>middle,</w:t>
            </w:r>
            <w:r w:rsidRPr="00512AE8">
              <w:rPr>
                <w:rFonts w:cstheme="minorHAnsi"/>
              </w:rPr>
              <w:t xml:space="preserve"> and secondary increased from 7,320 establishments in 2007 to 10,561 establishments in 2017, corresponding to an average annual growth </w:t>
            </w:r>
            <w:r w:rsidRPr="00512AE8">
              <w:rPr>
                <w:rFonts w:cstheme="minorHAnsi"/>
              </w:rPr>
              <w:lastRenderedPageBreak/>
              <w:t>of 3.7% over 10 years. The number of pupils followed the same rhythm, increasing from</w:t>
            </w:r>
          </w:p>
          <w:p w14:paraId="217DE028" w14:textId="77777777" w:rsidR="00512AE8" w:rsidRPr="00512AE8" w:rsidRDefault="00512AE8" w:rsidP="00C74DA2">
            <w:pPr>
              <w:jc w:val="both"/>
              <w:rPr>
                <w:rFonts w:cstheme="minorHAnsi"/>
              </w:rPr>
            </w:pPr>
            <w:r w:rsidRPr="00512AE8">
              <w:rPr>
                <w:rFonts w:cstheme="minorHAnsi"/>
              </w:rPr>
              <w:t>1,779,169 in 2007 to 2,567,603 pupils in 2017. At the same time, the average access distance to a school has been reduced. For example, the average access radius to a college has been reduced by</w:t>
            </w:r>
          </w:p>
          <w:p w14:paraId="4364D4EB" w14:textId="750D3119" w:rsidR="00E97A8B" w:rsidRDefault="00512AE8" w:rsidP="00C74DA2">
            <w:pPr>
              <w:jc w:val="both"/>
              <w:rPr>
                <w:rFonts w:cstheme="minorHAnsi"/>
              </w:rPr>
            </w:pPr>
            <w:r w:rsidRPr="00512AE8">
              <w:rPr>
                <w:rFonts w:cstheme="minorHAnsi"/>
              </w:rPr>
              <w:t>0.5 km: it went from 2.9 km to 2.4 km between 2007 and 2017.</w:t>
            </w:r>
          </w:p>
          <w:p w14:paraId="2501A751" w14:textId="77777777" w:rsidR="00E97A8B" w:rsidRDefault="00E97A8B" w:rsidP="00C74DA2">
            <w:pPr>
              <w:jc w:val="both"/>
              <w:rPr>
                <w:rFonts w:cstheme="minorHAnsi"/>
              </w:rPr>
            </w:pPr>
          </w:p>
          <w:p w14:paraId="741DDF3B" w14:textId="77777777" w:rsidR="00512AE8" w:rsidRDefault="00512AE8" w:rsidP="00C74DA2">
            <w:pPr>
              <w:jc w:val="both"/>
              <w:rPr>
                <w:rFonts w:cstheme="minorHAnsi"/>
              </w:rPr>
            </w:pPr>
          </w:p>
          <w:p w14:paraId="62D736F7" w14:textId="1E0783B8" w:rsidR="00E97A8B" w:rsidRPr="00E06C7D" w:rsidRDefault="00E97A8B" w:rsidP="00C74DA2">
            <w:pPr>
              <w:jc w:val="both"/>
              <w:rPr>
                <w:rFonts w:cstheme="minorHAnsi"/>
              </w:rPr>
            </w:pPr>
          </w:p>
        </w:tc>
      </w:tr>
      <w:tr w:rsidR="00121A43" w:rsidRPr="00E06C7D" w14:paraId="617E3E91" w14:textId="77777777" w:rsidTr="00B56006">
        <w:tc>
          <w:tcPr>
            <w:tcW w:w="1168" w:type="dxa"/>
          </w:tcPr>
          <w:p w14:paraId="1A9A8D75" w14:textId="78B88D40" w:rsidR="00121A43" w:rsidRPr="00E06C7D" w:rsidRDefault="00121A43" w:rsidP="00C74DA2">
            <w:pPr>
              <w:jc w:val="both"/>
              <w:rPr>
                <w:rFonts w:cstheme="minorHAnsi"/>
                <w:b/>
                <w:color w:val="000099"/>
              </w:rPr>
            </w:pPr>
            <w:r>
              <w:rPr>
                <w:rFonts w:cstheme="minorHAnsi"/>
                <w:b/>
                <w:color w:val="000099"/>
              </w:rPr>
              <w:lastRenderedPageBreak/>
              <w:t>14</w:t>
            </w:r>
          </w:p>
        </w:tc>
        <w:tc>
          <w:tcPr>
            <w:tcW w:w="2669" w:type="dxa"/>
          </w:tcPr>
          <w:p w14:paraId="36318192" w14:textId="2A030416" w:rsidR="00121A43" w:rsidRDefault="00121A43" w:rsidP="00C74DA2">
            <w:pPr>
              <w:jc w:val="both"/>
              <w:rPr>
                <w:rFonts w:cstheme="minorHAnsi"/>
                <w:b/>
                <w:color w:val="000099"/>
              </w:rPr>
            </w:pPr>
            <w:r w:rsidRPr="00E06C7D">
              <w:rPr>
                <w:rFonts w:cstheme="minorHAnsi"/>
                <w:b/>
                <w:color w:val="000099"/>
              </w:rPr>
              <w:t xml:space="preserve">Please </w:t>
            </w:r>
            <w:r>
              <w:rPr>
                <w:rFonts w:cstheme="minorHAnsi"/>
                <w:b/>
                <w:color w:val="000099"/>
              </w:rPr>
              <w:t>describe</w:t>
            </w:r>
            <w:r w:rsidRPr="00E06C7D">
              <w:rPr>
                <w:rFonts w:cstheme="minorHAnsi"/>
                <w:b/>
                <w:color w:val="000099"/>
              </w:rPr>
              <w:t xml:space="preserve"> the type of land use that best </w:t>
            </w:r>
            <w:r>
              <w:rPr>
                <w:rFonts w:cstheme="minorHAnsi"/>
                <w:b/>
                <w:color w:val="000099"/>
              </w:rPr>
              <w:t>represents</w:t>
            </w:r>
            <w:r w:rsidRPr="00E06C7D">
              <w:rPr>
                <w:rFonts w:cstheme="minorHAnsi"/>
                <w:b/>
                <w:color w:val="000099"/>
              </w:rPr>
              <w:t xml:space="preserve"> the project area</w:t>
            </w:r>
            <w:r>
              <w:rPr>
                <w:rFonts w:cstheme="minorHAnsi"/>
                <w:b/>
                <w:color w:val="000099"/>
              </w:rPr>
              <w:t xml:space="preserve"> before intervention</w:t>
            </w:r>
          </w:p>
          <w:p w14:paraId="0EB8D96C" w14:textId="20159490" w:rsidR="00121A43" w:rsidRPr="000D3108" w:rsidRDefault="00121A43" w:rsidP="00C74DA2">
            <w:pPr>
              <w:jc w:val="both"/>
              <w:rPr>
                <w:rFonts w:cstheme="minorHAnsi"/>
                <w:b/>
                <w:color w:val="000099"/>
              </w:rPr>
            </w:pPr>
            <w:r w:rsidRPr="000D3108">
              <w:rPr>
                <w:rFonts w:cstheme="minorHAnsi"/>
                <w:bCs/>
                <w:color w:val="000099"/>
              </w:rPr>
              <w:t>(</w:t>
            </w:r>
            <w:r w:rsidR="00825302">
              <w:rPr>
                <w:rFonts w:cstheme="minorHAnsi"/>
                <w:bCs/>
                <w:color w:val="000099"/>
              </w:rPr>
              <w:t>For example</w:t>
            </w:r>
            <w:r w:rsidR="00727904">
              <w:rPr>
                <w:rFonts w:cstheme="minorHAnsi"/>
                <w:bCs/>
                <w:color w:val="000099"/>
              </w:rPr>
              <w:t>, e</w:t>
            </w:r>
            <w:r w:rsidRPr="000D3108">
              <w:rPr>
                <w:rFonts w:cstheme="minorHAnsi"/>
                <w:color w:val="000099"/>
              </w:rPr>
              <w:t>xisting agroforestry/fallow/tree plantation/monoculture perennial crop/monoculture annual crop/mixed crops</w:t>
            </w:r>
          </w:p>
          <w:p w14:paraId="24447D21" w14:textId="588ED97E" w:rsidR="00121A43" w:rsidRPr="00E06C7D" w:rsidRDefault="00121A43" w:rsidP="00C74DA2">
            <w:pPr>
              <w:jc w:val="both"/>
              <w:rPr>
                <w:rFonts w:cstheme="minorHAnsi"/>
                <w:b/>
                <w:color w:val="000099"/>
              </w:rPr>
            </w:pPr>
            <w:r w:rsidRPr="000D3108">
              <w:rPr>
                <w:rFonts w:cstheme="minorHAnsi"/>
                <w:color w:val="000099"/>
              </w:rPr>
              <w:t>/</w:t>
            </w:r>
            <w:r w:rsidR="00F077B0" w:rsidRPr="000D3108">
              <w:rPr>
                <w:rFonts w:cstheme="minorHAnsi"/>
                <w:color w:val="000099"/>
              </w:rPr>
              <w:t>Marginal</w:t>
            </w:r>
            <w:r w:rsidRPr="000D3108">
              <w:rPr>
                <w:rFonts w:cstheme="minorHAnsi"/>
                <w:color w:val="000099"/>
              </w:rPr>
              <w:t xml:space="preserve"> land)</w:t>
            </w:r>
          </w:p>
        </w:tc>
        <w:tc>
          <w:tcPr>
            <w:tcW w:w="6058" w:type="dxa"/>
            <w:gridSpan w:val="2"/>
          </w:tcPr>
          <w:p w14:paraId="72813294" w14:textId="7BDE0DE4" w:rsidR="00121A43" w:rsidRPr="00E06C7D" w:rsidRDefault="0081063D" w:rsidP="00C74DA2">
            <w:pPr>
              <w:jc w:val="both"/>
              <w:rPr>
                <w:rFonts w:cstheme="minorHAnsi"/>
              </w:rPr>
            </w:pPr>
            <w:r>
              <w:rPr>
                <w:rFonts w:cstheme="minorHAnsi"/>
              </w:rPr>
              <w:t>Monoculture Annual Crop/Mixed Crop</w:t>
            </w:r>
          </w:p>
        </w:tc>
      </w:tr>
      <w:tr w:rsidR="00121A43" w:rsidRPr="00E06C7D" w14:paraId="66AB5FCA" w14:textId="77777777" w:rsidTr="00B56006">
        <w:tc>
          <w:tcPr>
            <w:tcW w:w="1168" w:type="dxa"/>
          </w:tcPr>
          <w:p w14:paraId="55BB18B9" w14:textId="5B0FC104" w:rsidR="00121A43" w:rsidRPr="00E06C7D" w:rsidRDefault="00121A43" w:rsidP="00C74DA2">
            <w:pPr>
              <w:jc w:val="both"/>
              <w:rPr>
                <w:rFonts w:cstheme="minorHAnsi"/>
                <w:b/>
                <w:color w:val="000099"/>
              </w:rPr>
            </w:pPr>
            <w:r w:rsidRPr="00E06C7D">
              <w:rPr>
                <w:rFonts w:cstheme="minorHAnsi"/>
                <w:b/>
                <w:color w:val="000099"/>
              </w:rPr>
              <w:t>1</w:t>
            </w:r>
            <w:r>
              <w:rPr>
                <w:rFonts w:cstheme="minorHAnsi"/>
                <w:b/>
                <w:color w:val="000099"/>
              </w:rPr>
              <w:t>5</w:t>
            </w:r>
          </w:p>
        </w:tc>
        <w:tc>
          <w:tcPr>
            <w:tcW w:w="2669" w:type="dxa"/>
          </w:tcPr>
          <w:p w14:paraId="05B049ED" w14:textId="351E1939" w:rsidR="00121A43" w:rsidRPr="00E06C7D" w:rsidRDefault="00121A43" w:rsidP="00C74DA2">
            <w:pPr>
              <w:jc w:val="both"/>
              <w:rPr>
                <w:rFonts w:cstheme="minorHAnsi"/>
                <w:b/>
                <w:color w:val="000099"/>
              </w:rPr>
            </w:pPr>
            <w:r w:rsidRPr="00E06C7D">
              <w:rPr>
                <w:rFonts w:cstheme="minorHAnsi"/>
                <w:b/>
                <w:color w:val="000099"/>
              </w:rPr>
              <w:t>How is land tenure organised among participants</w:t>
            </w:r>
            <w:r>
              <w:rPr>
                <w:rFonts w:cstheme="minorHAnsi"/>
                <w:b/>
                <w:color w:val="000099"/>
              </w:rPr>
              <w:t xml:space="preserve"> and in what form is this evidenced</w:t>
            </w:r>
            <w:r w:rsidRPr="00E06C7D">
              <w:rPr>
                <w:rFonts w:cstheme="minorHAnsi"/>
                <w:b/>
                <w:color w:val="000099"/>
              </w:rPr>
              <w:t xml:space="preserve"> </w:t>
            </w:r>
            <w:r w:rsidRPr="00E06C7D">
              <w:rPr>
                <w:rFonts w:cstheme="minorHAnsi"/>
                <w:bCs/>
                <w:color w:val="000099"/>
              </w:rPr>
              <w:t>(formal titling, informal titling or land mapping</w:t>
            </w:r>
            <w:r>
              <w:rPr>
                <w:rFonts w:cstheme="minorHAnsi"/>
                <w:bCs/>
                <w:color w:val="000099"/>
              </w:rPr>
              <w:t xml:space="preserve"> – See 5.1.3 Acorn Framework</w:t>
            </w:r>
            <w:r w:rsidRPr="00E06C7D">
              <w:rPr>
                <w:rFonts w:cstheme="minorHAnsi"/>
                <w:bCs/>
                <w:color w:val="000099"/>
              </w:rPr>
              <w:t>)</w:t>
            </w:r>
            <w:r w:rsidRPr="00E06C7D">
              <w:rPr>
                <w:rFonts w:cstheme="minorHAnsi"/>
                <w:b/>
                <w:color w:val="000099"/>
              </w:rPr>
              <w:t xml:space="preserve">  </w:t>
            </w:r>
          </w:p>
          <w:p w14:paraId="5710BEF8" w14:textId="77777777" w:rsidR="00121A43" w:rsidRPr="00E06C7D" w:rsidRDefault="00121A43" w:rsidP="00C74DA2">
            <w:pPr>
              <w:jc w:val="both"/>
              <w:rPr>
                <w:rFonts w:cstheme="minorHAnsi"/>
                <w:b/>
                <w:color w:val="000099"/>
              </w:rPr>
            </w:pPr>
          </w:p>
        </w:tc>
        <w:tc>
          <w:tcPr>
            <w:tcW w:w="6058" w:type="dxa"/>
            <w:gridSpan w:val="2"/>
          </w:tcPr>
          <w:p w14:paraId="387B20F0" w14:textId="6D303831" w:rsidR="00121A43" w:rsidRPr="00E06C7D" w:rsidRDefault="009C470B" w:rsidP="00C74DA2">
            <w:pPr>
              <w:jc w:val="both"/>
              <w:rPr>
                <w:rFonts w:cstheme="minorHAnsi"/>
              </w:rPr>
            </w:pPr>
            <w:r>
              <w:rPr>
                <w:rFonts w:cstheme="minorHAnsi"/>
              </w:rPr>
              <w:t>Mayor, Sample of the title</w:t>
            </w:r>
            <w:r w:rsidR="00F077B0">
              <w:rPr>
                <w:rFonts w:cstheme="minorHAnsi"/>
              </w:rPr>
              <w:t>,</w:t>
            </w:r>
            <w:r>
              <w:rPr>
                <w:rFonts w:cstheme="minorHAnsi"/>
              </w:rPr>
              <w:t xml:space="preserve"> </w:t>
            </w:r>
            <w:r w:rsidR="00F077B0">
              <w:rPr>
                <w:rFonts w:cstheme="minorHAnsi"/>
              </w:rPr>
              <w:t>and informal</w:t>
            </w:r>
            <w:r>
              <w:rPr>
                <w:rFonts w:cstheme="minorHAnsi"/>
              </w:rPr>
              <w:t xml:space="preserve"> title</w:t>
            </w:r>
            <w:r w:rsidR="00FF731F">
              <w:rPr>
                <w:rFonts w:cstheme="minorHAnsi"/>
              </w:rPr>
              <w:t>.</w:t>
            </w:r>
          </w:p>
        </w:tc>
      </w:tr>
      <w:tr w:rsidR="00121A43" w:rsidRPr="00341C0F" w:rsidDel="0038777E" w14:paraId="1B4FD5F3" w14:textId="77777777" w:rsidTr="00B56006">
        <w:tc>
          <w:tcPr>
            <w:tcW w:w="1168" w:type="dxa"/>
            <w:shd w:val="clear" w:color="auto" w:fill="000099"/>
          </w:tcPr>
          <w:p w14:paraId="6CEC51F7" w14:textId="35C19149" w:rsidR="00121A43" w:rsidRPr="00341C0F" w:rsidDel="0038777E" w:rsidRDefault="00121A43" w:rsidP="00C74DA2">
            <w:pPr>
              <w:pStyle w:val="Heading2"/>
              <w:jc w:val="both"/>
              <w:rPr>
                <w:b/>
                <w:bCs/>
                <w:color w:val="FFFFFF" w:themeColor="background1"/>
              </w:rPr>
            </w:pPr>
          </w:p>
        </w:tc>
        <w:tc>
          <w:tcPr>
            <w:tcW w:w="2669" w:type="dxa"/>
            <w:shd w:val="clear" w:color="auto" w:fill="000099"/>
          </w:tcPr>
          <w:p w14:paraId="41115941" w14:textId="77777777" w:rsidR="00121A43" w:rsidRPr="00341C0F" w:rsidRDefault="00121A43" w:rsidP="00C74DA2">
            <w:pPr>
              <w:pStyle w:val="Heading2"/>
              <w:jc w:val="both"/>
              <w:rPr>
                <w:rFonts w:eastAsia="Calibri"/>
                <w:b/>
                <w:bCs/>
                <w:color w:val="FFFFFF" w:themeColor="background1"/>
              </w:rPr>
            </w:pPr>
            <w:bookmarkStart w:id="2" w:name="_Toc111114954"/>
            <w:r w:rsidRPr="00341C0F">
              <w:rPr>
                <w:b/>
                <w:bCs/>
                <w:color w:val="FFFFFF" w:themeColor="background1"/>
              </w:rPr>
              <w:t>Theory of Change</w:t>
            </w:r>
            <w:bookmarkEnd w:id="2"/>
          </w:p>
        </w:tc>
        <w:tc>
          <w:tcPr>
            <w:tcW w:w="6058" w:type="dxa"/>
            <w:gridSpan w:val="2"/>
            <w:shd w:val="clear" w:color="auto" w:fill="000099"/>
          </w:tcPr>
          <w:p w14:paraId="5199FB70" w14:textId="77777777" w:rsidR="00121A43" w:rsidRPr="00341C0F" w:rsidDel="0038777E" w:rsidRDefault="00121A43" w:rsidP="00C74DA2">
            <w:pPr>
              <w:pStyle w:val="Heading2"/>
              <w:jc w:val="both"/>
              <w:rPr>
                <w:b/>
                <w:bCs/>
                <w:color w:val="FFFFFF" w:themeColor="background1"/>
              </w:rPr>
            </w:pPr>
          </w:p>
        </w:tc>
      </w:tr>
      <w:tr w:rsidR="00121A43" w:rsidRPr="00E06C7D" w:rsidDel="0038777E" w14:paraId="7DC78E8B" w14:textId="77777777" w:rsidTr="00B56006">
        <w:tc>
          <w:tcPr>
            <w:tcW w:w="1168" w:type="dxa"/>
          </w:tcPr>
          <w:p w14:paraId="60CF9215" w14:textId="210E4B59" w:rsidR="00121A43" w:rsidRPr="1D3DD0CD" w:rsidDel="0038777E" w:rsidRDefault="00121A43" w:rsidP="00C74DA2">
            <w:pPr>
              <w:jc w:val="both"/>
              <w:rPr>
                <w:b/>
                <w:bCs/>
                <w:color w:val="000099"/>
              </w:rPr>
            </w:pPr>
            <w:r>
              <w:rPr>
                <w:b/>
                <w:bCs/>
                <w:color w:val="000099"/>
              </w:rPr>
              <w:t>16</w:t>
            </w:r>
          </w:p>
        </w:tc>
        <w:tc>
          <w:tcPr>
            <w:tcW w:w="2669" w:type="dxa"/>
          </w:tcPr>
          <w:p w14:paraId="1624226C" w14:textId="5086D6E7" w:rsidR="00121A43" w:rsidRPr="00654F90" w:rsidRDefault="00121A43" w:rsidP="00C74DA2">
            <w:pPr>
              <w:jc w:val="both"/>
              <w:rPr>
                <w:rFonts w:cstheme="minorHAnsi"/>
                <w:b/>
                <w:color w:val="000099"/>
              </w:rPr>
            </w:pPr>
            <w:r w:rsidRPr="00654F90">
              <w:rPr>
                <w:rFonts w:cstheme="minorHAnsi"/>
                <w:b/>
                <w:color w:val="000099"/>
              </w:rPr>
              <w:t xml:space="preserve">Describe the target community of this </w:t>
            </w:r>
            <w:r w:rsidR="00F077B0" w:rsidRPr="00654F90">
              <w:rPr>
                <w:rFonts w:cstheme="minorHAnsi"/>
                <w:b/>
                <w:color w:val="000099"/>
              </w:rPr>
              <w:t>project.</w:t>
            </w:r>
            <w:r w:rsidRPr="00654F90">
              <w:rPr>
                <w:rFonts w:cstheme="minorHAnsi"/>
                <w:b/>
                <w:color w:val="000099"/>
              </w:rPr>
              <w:t xml:space="preserve"> </w:t>
            </w:r>
          </w:p>
          <w:p w14:paraId="03494734" w14:textId="78125950" w:rsidR="00121A43" w:rsidRPr="00654F90" w:rsidRDefault="00121A43" w:rsidP="00C74DA2">
            <w:pPr>
              <w:jc w:val="both"/>
              <w:rPr>
                <w:rFonts w:cstheme="minorHAnsi"/>
                <w:bCs/>
                <w:color w:val="000099"/>
              </w:rPr>
            </w:pPr>
            <w:r w:rsidRPr="00654F90">
              <w:rPr>
                <w:rFonts w:cstheme="minorHAnsi"/>
                <w:bCs/>
                <w:color w:val="000099"/>
              </w:rPr>
              <w:t>(</w:t>
            </w:r>
            <w:r w:rsidR="00F077B0" w:rsidRPr="00654F90">
              <w:rPr>
                <w:rFonts w:cstheme="minorHAnsi"/>
                <w:bCs/>
                <w:color w:val="000099"/>
              </w:rPr>
              <w:t>e.g.,</w:t>
            </w:r>
            <w:r w:rsidRPr="00654F90">
              <w:rPr>
                <w:rFonts w:cstheme="minorHAnsi"/>
                <w:bCs/>
                <w:color w:val="000099"/>
              </w:rPr>
              <w:t xml:space="preserve"> gender, age, marginalised groups, location, other stakeholders)</w:t>
            </w:r>
          </w:p>
          <w:p w14:paraId="2D3D51AF" w14:textId="77777777"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76E9E9F7" w14:textId="23811EAC" w:rsidR="00121A43" w:rsidRDefault="009C470B" w:rsidP="00C74DA2">
            <w:pPr>
              <w:jc w:val="both"/>
              <w:rPr>
                <w:rFonts w:cstheme="minorHAnsi"/>
              </w:rPr>
            </w:pPr>
            <w:r>
              <w:rPr>
                <w:rFonts w:cstheme="minorHAnsi"/>
              </w:rPr>
              <w:t xml:space="preserve">Women / youth </w:t>
            </w:r>
            <w:r w:rsidR="00F077B0">
              <w:rPr>
                <w:rFonts w:cstheme="minorHAnsi"/>
              </w:rPr>
              <w:t>cooperative:</w:t>
            </w:r>
            <w:r w:rsidR="009C3F44">
              <w:rPr>
                <w:rFonts w:cstheme="minorHAnsi"/>
              </w:rPr>
              <w:t xml:space="preserve"> 18 to 40</w:t>
            </w:r>
          </w:p>
          <w:p w14:paraId="198A23A2" w14:textId="014E7177" w:rsidR="009C3F44" w:rsidRPr="00D7053D" w:rsidRDefault="009C3F44" w:rsidP="00C74DA2">
            <w:pPr>
              <w:jc w:val="both"/>
              <w:rPr>
                <w:rFonts w:cstheme="minorHAnsi"/>
              </w:rPr>
            </w:pPr>
            <w:r w:rsidRPr="00D7053D">
              <w:rPr>
                <w:rFonts w:cstheme="minorHAnsi"/>
              </w:rPr>
              <w:t xml:space="preserve">Men </w:t>
            </w:r>
            <w:r w:rsidR="00F077B0" w:rsidRPr="00D7053D">
              <w:rPr>
                <w:rFonts w:cstheme="minorHAnsi"/>
              </w:rPr>
              <w:t>farmers</w:t>
            </w:r>
          </w:p>
          <w:p w14:paraId="4B41AF9D" w14:textId="77777777" w:rsidR="009C3F44" w:rsidRDefault="009C3F44" w:rsidP="00C74DA2">
            <w:pPr>
              <w:jc w:val="both"/>
              <w:rPr>
                <w:rFonts w:cstheme="minorHAnsi"/>
              </w:rPr>
            </w:pPr>
          </w:p>
          <w:p w14:paraId="24737E78" w14:textId="5E062F60" w:rsidR="009C3F44" w:rsidRPr="00E06C7D" w:rsidDel="0038777E" w:rsidRDefault="009C3F44" w:rsidP="00C74DA2">
            <w:pPr>
              <w:jc w:val="both"/>
              <w:rPr>
                <w:rFonts w:cstheme="minorHAnsi"/>
              </w:rPr>
            </w:pPr>
          </w:p>
        </w:tc>
      </w:tr>
      <w:tr w:rsidR="00121A43" w:rsidRPr="00E06C7D" w:rsidDel="0038777E" w14:paraId="09E8809F" w14:textId="77777777" w:rsidTr="00B56006">
        <w:tc>
          <w:tcPr>
            <w:tcW w:w="1168" w:type="dxa"/>
          </w:tcPr>
          <w:p w14:paraId="6BB4593D" w14:textId="563CAC96" w:rsidR="00121A43" w:rsidRPr="1D3DD0CD" w:rsidDel="0038777E" w:rsidRDefault="00121A43" w:rsidP="00C74DA2">
            <w:pPr>
              <w:jc w:val="both"/>
              <w:rPr>
                <w:b/>
                <w:bCs/>
                <w:color w:val="000099"/>
              </w:rPr>
            </w:pPr>
            <w:r w:rsidRPr="00E06C7D">
              <w:rPr>
                <w:rFonts w:cstheme="minorHAnsi"/>
                <w:b/>
                <w:color w:val="000099"/>
              </w:rPr>
              <w:t>1</w:t>
            </w:r>
            <w:r>
              <w:rPr>
                <w:rFonts w:cstheme="minorHAnsi"/>
                <w:b/>
                <w:color w:val="000099"/>
              </w:rPr>
              <w:t>7</w:t>
            </w:r>
          </w:p>
        </w:tc>
        <w:tc>
          <w:tcPr>
            <w:tcW w:w="2669" w:type="dxa"/>
          </w:tcPr>
          <w:p w14:paraId="00D064FC" w14:textId="2E381332" w:rsidR="00121A43" w:rsidRPr="00E06C7D" w:rsidRDefault="00121A43" w:rsidP="00C74DA2">
            <w:pPr>
              <w:jc w:val="both"/>
              <w:rPr>
                <w:b/>
                <w:bCs/>
                <w:color w:val="000099"/>
              </w:rPr>
            </w:pPr>
            <w:r w:rsidRPr="1D3DD0CD">
              <w:rPr>
                <w:b/>
                <w:bCs/>
                <w:color w:val="000099"/>
              </w:rPr>
              <w:t>What are the biggest</w:t>
            </w:r>
            <w:r w:rsidR="005F0350">
              <w:rPr>
                <w:b/>
                <w:bCs/>
                <w:color w:val="000099"/>
              </w:rPr>
              <w:t xml:space="preserve"> agricultural</w:t>
            </w:r>
            <w:r w:rsidRPr="1D3DD0CD">
              <w:rPr>
                <w:b/>
                <w:bCs/>
                <w:color w:val="000099"/>
              </w:rPr>
              <w:t xml:space="preserve"> challenges faced by farmers</w:t>
            </w:r>
            <w:r w:rsidR="00217219">
              <w:rPr>
                <w:b/>
                <w:bCs/>
                <w:color w:val="000099"/>
              </w:rPr>
              <w:t xml:space="preserve"> and their families</w:t>
            </w:r>
            <w:r w:rsidR="00AB5A3E">
              <w:rPr>
                <w:b/>
                <w:bCs/>
                <w:color w:val="000099"/>
              </w:rPr>
              <w:t xml:space="preserve">, and the </w:t>
            </w:r>
            <w:r>
              <w:rPr>
                <w:b/>
                <w:bCs/>
                <w:color w:val="000099"/>
              </w:rPr>
              <w:t>community in the project area</w:t>
            </w:r>
            <w:r w:rsidRPr="1D3DD0CD">
              <w:rPr>
                <w:b/>
                <w:bCs/>
                <w:color w:val="000099"/>
              </w:rPr>
              <w:t xml:space="preserve">? </w:t>
            </w:r>
            <w:r w:rsidRPr="1D3DD0CD">
              <w:rPr>
                <w:color w:val="000099"/>
              </w:rPr>
              <w:t>(</w:t>
            </w:r>
            <w:r w:rsidR="00F077B0" w:rsidRPr="1D3DD0CD">
              <w:rPr>
                <w:color w:val="000099"/>
              </w:rPr>
              <w:t>Climate</w:t>
            </w:r>
            <w:r w:rsidRPr="1D3DD0CD">
              <w:rPr>
                <w:color w:val="000099"/>
              </w:rPr>
              <w:t xml:space="preserve"> change, volatility in commodity prices, low productivity, access to resources, financial security, crop damage from wildlife, human conflict etc.)</w:t>
            </w:r>
            <w:r w:rsidRPr="1D3DD0CD">
              <w:rPr>
                <w:b/>
                <w:bCs/>
                <w:color w:val="000099"/>
              </w:rPr>
              <w:t xml:space="preserve"> </w:t>
            </w:r>
          </w:p>
          <w:p w14:paraId="55BED9B5" w14:textId="77777777"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58FA3461" w14:textId="77777777" w:rsidR="00687C20" w:rsidRPr="00687C20" w:rsidRDefault="00687C20" w:rsidP="00687C20">
            <w:pPr>
              <w:pBdr>
                <w:top w:val="single" w:sz="2" w:space="0" w:color="D9D9E3"/>
                <w:left w:val="single" w:sz="2" w:space="0" w:color="D9D9E3"/>
                <w:bottom w:val="single" w:sz="2" w:space="0" w:color="D9D9E3"/>
                <w:right w:val="single" w:sz="2" w:space="0" w:color="D9D9E3"/>
              </w:pBdr>
              <w:spacing w:after="300"/>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Senegal is a country with a significant agricultural sector, and farming is a vital source of income for many rural communities. However, Senegalese farmers face several challenges that affect their productivity, income, and overall well-being. Some of the most significant agricultural challenges faced by Senegalese farmers and their families, and the community in the project area which is center, east and northern Senegal are:</w:t>
            </w:r>
          </w:p>
          <w:p w14:paraId="11B8571D" w14:textId="77777777" w:rsidR="00687C20" w:rsidRPr="00687C20" w:rsidRDefault="00687C20" w:rsidP="00687C20">
            <w:pPr>
              <w:numPr>
                <w:ilvl w:val="0"/>
                <w:numId w:val="18"/>
              </w:numPr>
              <w:pBdr>
                <w:top w:val="single" w:sz="2" w:space="0" w:color="D9D9E3"/>
                <w:left w:val="single" w:sz="2" w:space="5" w:color="D9D9E3"/>
                <w:bottom w:val="single" w:sz="2" w:space="0" w:color="D9D9E3"/>
                <w:right w:val="single" w:sz="2" w:space="0" w:color="D9D9E3"/>
              </w:pBdr>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 xml:space="preserve">Climate change and environmental degradation: Senegal is a country that is particularly vulnerable to the impacts of climate change. The country's agricultural sector is highly dependent on rainfall, and changes in rainfall patterns and temperature can significantly affect crop yields. Environmental degradation, such as deforestation and soil </w:t>
            </w:r>
            <w:r w:rsidRPr="00687C20">
              <w:rPr>
                <w:rFonts w:asciiTheme="majorHAnsi" w:eastAsia="Times New Roman" w:hAnsiTheme="majorHAnsi" w:cstheme="majorHAnsi"/>
                <w:color w:val="FF0000"/>
                <w:lang w:val="en-US"/>
              </w:rPr>
              <w:lastRenderedPageBreak/>
              <w:t>erosion, can also contribute to reduced agricultural productivity.</w:t>
            </w:r>
          </w:p>
          <w:p w14:paraId="67F2C042" w14:textId="77777777" w:rsidR="00687C20" w:rsidRPr="00687C20" w:rsidRDefault="00687C20" w:rsidP="00687C20">
            <w:pPr>
              <w:numPr>
                <w:ilvl w:val="0"/>
                <w:numId w:val="18"/>
              </w:numPr>
              <w:pBdr>
                <w:top w:val="single" w:sz="2" w:space="0" w:color="D9D9E3"/>
                <w:left w:val="single" w:sz="2" w:space="5" w:color="D9D9E3"/>
                <w:bottom w:val="single" w:sz="2" w:space="0" w:color="D9D9E3"/>
                <w:right w:val="single" w:sz="2" w:space="0" w:color="D9D9E3"/>
              </w:pBdr>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Limited access to credit and inputs: Many Senegalese farmers have limited access to credit and inputs, such as seeds, fertilizers, and equipment. This can make it difficult for them to invest in their farms and improve their productivity.</w:t>
            </w:r>
          </w:p>
          <w:p w14:paraId="66C6A42D" w14:textId="77777777" w:rsidR="00687C20" w:rsidRPr="00687C20" w:rsidRDefault="00687C20" w:rsidP="00687C20">
            <w:pPr>
              <w:numPr>
                <w:ilvl w:val="0"/>
                <w:numId w:val="18"/>
              </w:numPr>
              <w:pBdr>
                <w:top w:val="single" w:sz="2" w:space="0" w:color="D9D9E3"/>
                <w:left w:val="single" w:sz="2" w:space="5" w:color="D9D9E3"/>
                <w:bottom w:val="single" w:sz="2" w:space="0" w:color="D9D9E3"/>
                <w:right w:val="single" w:sz="2" w:space="0" w:color="D9D9E3"/>
              </w:pBdr>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Poor infrastructure: Senegal's agricultural sector is also hampered by poor infrastructure, including limited access to roads, markets, and storage facilities. This can make it difficult for farmers to transport their products to market and store their crops safely.</w:t>
            </w:r>
          </w:p>
          <w:p w14:paraId="6D954A61" w14:textId="77777777" w:rsidR="00687C20" w:rsidRPr="00687C20" w:rsidRDefault="00687C20" w:rsidP="00687C20">
            <w:pPr>
              <w:numPr>
                <w:ilvl w:val="0"/>
                <w:numId w:val="18"/>
              </w:numPr>
              <w:pBdr>
                <w:top w:val="single" w:sz="2" w:space="0" w:color="D9D9E3"/>
                <w:left w:val="single" w:sz="2" w:space="5" w:color="D9D9E3"/>
                <w:bottom w:val="single" w:sz="2" w:space="0" w:color="D9D9E3"/>
                <w:right w:val="single" w:sz="2" w:space="0" w:color="D9D9E3"/>
              </w:pBdr>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Pests and diseases: Pests and diseases can significantly impact crop yields and reduce farmers' incomes. In Senegal, pests such as locusts and diseases such as the African swine fever have caused significant damage to crops and livestock.</w:t>
            </w:r>
          </w:p>
          <w:p w14:paraId="13536AFE" w14:textId="77777777" w:rsidR="00687C20" w:rsidRPr="00687C20" w:rsidRDefault="00687C20" w:rsidP="00687C20">
            <w:pPr>
              <w:numPr>
                <w:ilvl w:val="0"/>
                <w:numId w:val="18"/>
              </w:numPr>
              <w:pBdr>
                <w:top w:val="single" w:sz="2" w:space="0" w:color="D9D9E3"/>
                <w:left w:val="single" w:sz="2" w:space="5" w:color="D9D9E3"/>
                <w:bottom w:val="single" w:sz="2" w:space="0" w:color="D9D9E3"/>
                <w:right w:val="single" w:sz="2" w:space="0" w:color="D9D9E3"/>
              </w:pBdr>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Limited technical skills and knowledge: Many Senegalese farmers have limited technical skills and knowledge, which can make it difficult for them to adopt new farming practices, technologies, and approaches. This can limit their ability to improve their productivity and income.</w:t>
            </w:r>
          </w:p>
          <w:p w14:paraId="023C6094" w14:textId="77777777" w:rsidR="00687C20" w:rsidRPr="00687C20" w:rsidRDefault="00687C20" w:rsidP="00687C20">
            <w:pPr>
              <w:numPr>
                <w:ilvl w:val="0"/>
                <w:numId w:val="18"/>
              </w:numPr>
              <w:pBdr>
                <w:top w:val="single" w:sz="2" w:space="0" w:color="D9D9E3"/>
                <w:left w:val="single" w:sz="2" w:space="5" w:color="D9D9E3"/>
                <w:bottom w:val="single" w:sz="2" w:space="0" w:color="D9D9E3"/>
                <w:right w:val="single" w:sz="2" w:space="0" w:color="D9D9E3"/>
              </w:pBdr>
              <w:spacing w:after="100"/>
              <w:rPr>
                <w:rFonts w:asciiTheme="majorHAnsi" w:eastAsia="Times New Roman" w:hAnsiTheme="majorHAnsi" w:cstheme="majorHAnsi"/>
                <w:color w:val="FF0000"/>
                <w:lang w:val="en-US"/>
              </w:rPr>
            </w:pPr>
            <w:r w:rsidRPr="00687C20">
              <w:rPr>
                <w:rFonts w:asciiTheme="majorHAnsi" w:eastAsia="Times New Roman" w:hAnsiTheme="majorHAnsi" w:cstheme="majorHAnsi"/>
                <w:color w:val="FF0000"/>
                <w:lang w:val="en-US"/>
              </w:rPr>
              <w:t>Poverty and food insecurity: Finally, poverty and food insecurity are significant challenges facing many Senegalese farmers and their families. Limited access to food and income can affect the health and well-being of individuals and communities, particularly women and children.</w:t>
            </w:r>
          </w:p>
          <w:p w14:paraId="6151BA1F" w14:textId="77777777" w:rsidR="00687C20" w:rsidRPr="00687C20" w:rsidRDefault="00687C20" w:rsidP="00687C20">
            <w:pPr>
              <w:pBdr>
                <w:bottom w:val="single" w:sz="6" w:space="1" w:color="auto"/>
              </w:pBdr>
              <w:jc w:val="center"/>
              <w:rPr>
                <w:rFonts w:ascii="Arial" w:eastAsia="Times New Roman" w:hAnsi="Arial" w:cs="Arial"/>
                <w:vanish/>
                <w:sz w:val="16"/>
                <w:szCs w:val="16"/>
                <w:lang w:val="en-US"/>
              </w:rPr>
            </w:pPr>
            <w:r w:rsidRPr="00687C20">
              <w:rPr>
                <w:rFonts w:ascii="Arial" w:eastAsia="Times New Roman" w:hAnsi="Arial" w:cs="Arial"/>
                <w:vanish/>
                <w:sz w:val="16"/>
                <w:szCs w:val="16"/>
                <w:lang w:val="en-US"/>
              </w:rPr>
              <w:t>Top of Form</w:t>
            </w:r>
          </w:p>
          <w:p w14:paraId="15B2DD82" w14:textId="5A85C598" w:rsidR="00121A43" w:rsidRPr="00E06C7D" w:rsidDel="0038777E" w:rsidRDefault="00121A43" w:rsidP="00C74DA2">
            <w:pPr>
              <w:jc w:val="both"/>
              <w:rPr>
                <w:rFonts w:cstheme="minorHAnsi"/>
              </w:rPr>
            </w:pPr>
          </w:p>
        </w:tc>
      </w:tr>
      <w:tr w:rsidR="00121A43" w:rsidRPr="00E06C7D" w:rsidDel="0038777E" w14:paraId="5BF24B34" w14:textId="77777777" w:rsidTr="00B56006">
        <w:tc>
          <w:tcPr>
            <w:tcW w:w="1168" w:type="dxa"/>
          </w:tcPr>
          <w:p w14:paraId="379B16AC" w14:textId="08C14D2B" w:rsidR="00121A43" w:rsidRPr="1D3DD0CD" w:rsidDel="0038777E" w:rsidRDefault="00121A43" w:rsidP="00C74DA2">
            <w:pPr>
              <w:jc w:val="both"/>
              <w:rPr>
                <w:b/>
                <w:bCs/>
                <w:color w:val="000099"/>
              </w:rPr>
            </w:pPr>
            <w:r w:rsidRPr="00E06C7D">
              <w:rPr>
                <w:rFonts w:cstheme="minorHAnsi"/>
                <w:b/>
                <w:color w:val="000099"/>
              </w:rPr>
              <w:lastRenderedPageBreak/>
              <w:t>1</w:t>
            </w:r>
            <w:r>
              <w:rPr>
                <w:rFonts w:cstheme="minorHAnsi"/>
                <w:b/>
                <w:color w:val="000099"/>
              </w:rPr>
              <w:t>8</w:t>
            </w:r>
          </w:p>
        </w:tc>
        <w:tc>
          <w:tcPr>
            <w:tcW w:w="2669" w:type="dxa"/>
          </w:tcPr>
          <w:p w14:paraId="53C1A631" w14:textId="565E49E1" w:rsidR="00121A43" w:rsidRPr="00F54524" w:rsidRDefault="00121A43" w:rsidP="00C74DA2">
            <w:pPr>
              <w:jc w:val="both"/>
              <w:rPr>
                <w:rFonts w:cstheme="minorHAnsi"/>
                <w:b/>
                <w:color w:val="000099"/>
              </w:rPr>
            </w:pPr>
            <w:r w:rsidRPr="00F54524">
              <w:rPr>
                <w:rFonts w:cstheme="minorHAnsi"/>
                <w:b/>
                <w:color w:val="000099"/>
              </w:rPr>
              <w:t xml:space="preserve">Describe the project’s aims and </w:t>
            </w:r>
            <w:r w:rsidR="00F077B0" w:rsidRPr="00F54524">
              <w:rPr>
                <w:rFonts w:cstheme="minorHAnsi"/>
                <w:b/>
                <w:color w:val="000099"/>
              </w:rPr>
              <w:t>objectives.</w:t>
            </w:r>
            <w:r w:rsidRPr="00F54524">
              <w:rPr>
                <w:rFonts w:cstheme="minorHAnsi"/>
                <w:b/>
                <w:color w:val="000099"/>
              </w:rPr>
              <w:t xml:space="preserve"> </w:t>
            </w:r>
          </w:p>
          <w:p w14:paraId="47117A3F" w14:textId="77777777" w:rsidR="00121A43" w:rsidRPr="00F54524" w:rsidRDefault="00121A43" w:rsidP="00C74DA2">
            <w:pPr>
              <w:jc w:val="both"/>
              <w:rPr>
                <w:rFonts w:cstheme="minorHAnsi"/>
                <w:b/>
                <w:color w:val="000099"/>
              </w:rPr>
            </w:pPr>
            <w:r w:rsidRPr="00F54524">
              <w:rPr>
                <w:rFonts w:cstheme="minorHAnsi"/>
                <w:color w:val="000099"/>
              </w:rPr>
              <w:t>(</w:t>
            </w:r>
            <w:proofErr w:type="gramStart"/>
            <w:r w:rsidRPr="00F54524">
              <w:rPr>
                <w:rFonts w:cstheme="minorHAnsi"/>
                <w:color w:val="000099"/>
              </w:rPr>
              <w:t>e.g.</w:t>
            </w:r>
            <w:proofErr w:type="gramEnd"/>
            <w:r w:rsidRPr="00F54524">
              <w:rPr>
                <w:rFonts w:cstheme="minorHAnsi"/>
                <w:color w:val="000099"/>
              </w:rPr>
              <w:t xml:space="preserve"> the desired change the local partner wants to achieve)</w:t>
            </w:r>
          </w:p>
          <w:p w14:paraId="048B9191" w14:textId="77777777"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3A7A07ED" w14:textId="0BF50938" w:rsidR="007414F3" w:rsidRPr="007414F3" w:rsidRDefault="007414F3" w:rsidP="00C74DA2">
            <w:pPr>
              <w:jc w:val="both"/>
              <w:rPr>
                <w:rFonts w:cstheme="minorHAnsi"/>
              </w:rPr>
            </w:pPr>
            <w:r w:rsidRPr="007414F3">
              <w:rPr>
                <w:rFonts w:cstheme="minorHAnsi"/>
              </w:rPr>
              <w:t>​Implement a leading profitable business model in Senegal which won the United Nations, World Economic Forum endorsed Trillion Trees Sahel and Great Green Wall Challenge in 2021 for its native forest regeneration strategy, deforestation-free zero-carbon agroforestry processing value chain and women and youth group partners.​</w:t>
            </w:r>
          </w:p>
          <w:p w14:paraId="768EE663" w14:textId="77777777" w:rsidR="007414F3" w:rsidRPr="007414F3" w:rsidRDefault="007414F3" w:rsidP="00C74DA2">
            <w:pPr>
              <w:jc w:val="both"/>
              <w:rPr>
                <w:rFonts w:cstheme="minorHAnsi"/>
              </w:rPr>
            </w:pPr>
          </w:p>
          <w:p w14:paraId="63295541" w14:textId="77777777" w:rsidR="007414F3" w:rsidRPr="007414F3" w:rsidRDefault="007414F3" w:rsidP="00C74DA2">
            <w:pPr>
              <w:jc w:val="both"/>
              <w:rPr>
                <w:rFonts w:cstheme="minorHAnsi"/>
                <w:b/>
                <w:bCs/>
              </w:rPr>
            </w:pPr>
            <w:r w:rsidRPr="007414F3">
              <w:rPr>
                <w:rFonts w:cstheme="minorHAnsi"/>
                <w:b/>
                <w:bCs/>
              </w:rPr>
              <w:t>Working Objectives​</w:t>
            </w:r>
          </w:p>
          <w:p w14:paraId="43B89107" w14:textId="77777777" w:rsidR="007414F3" w:rsidRPr="007414F3" w:rsidRDefault="007414F3" w:rsidP="00C74DA2">
            <w:pPr>
              <w:jc w:val="both"/>
              <w:rPr>
                <w:rFonts w:cstheme="minorHAnsi"/>
              </w:rPr>
            </w:pPr>
          </w:p>
          <w:p w14:paraId="1AA0A165" w14:textId="4B2ED305" w:rsidR="007414F3" w:rsidRPr="007414F3" w:rsidRDefault="007414F3" w:rsidP="00C74DA2">
            <w:pPr>
              <w:jc w:val="both"/>
              <w:rPr>
                <w:rFonts w:cstheme="minorHAnsi"/>
              </w:rPr>
            </w:pPr>
            <w:r w:rsidRPr="007414F3">
              <w:rPr>
                <w:rFonts w:cstheme="minorHAnsi"/>
                <w:b/>
                <w:bCs/>
              </w:rPr>
              <w:t>(1)</w:t>
            </w:r>
            <w:r w:rsidRPr="007414F3">
              <w:rPr>
                <w:rFonts w:cstheme="minorHAnsi"/>
              </w:rPr>
              <w:t xml:space="preserve"> Plant and protect </w:t>
            </w:r>
            <w:r w:rsidR="004852A8">
              <w:rPr>
                <w:rFonts w:cstheme="minorHAnsi"/>
              </w:rPr>
              <w:t>1</w:t>
            </w:r>
            <w:r w:rsidRPr="007414F3">
              <w:rPr>
                <w:rFonts w:cstheme="minorHAnsi"/>
              </w:rPr>
              <w:t xml:space="preserve">5M native trees by 2030 with an 80% survival rate which sequester 1 tCO2/year each at maturity and contribute to climate change adaptation by greening and holding back </w:t>
            </w:r>
            <w:r w:rsidR="00F077B0" w:rsidRPr="007414F3">
              <w:rPr>
                <w:rFonts w:cstheme="minorHAnsi"/>
              </w:rPr>
              <w:t>Sahara Desert</w:t>
            </w:r>
            <w:r w:rsidRPr="007414F3">
              <w:rPr>
                <w:rFonts w:cstheme="minorHAnsi"/>
              </w:rPr>
              <w:t xml:space="preserve"> expansion from the north:​</w:t>
            </w:r>
          </w:p>
          <w:p w14:paraId="1F5C7017" w14:textId="77777777" w:rsidR="007414F3" w:rsidRPr="007414F3" w:rsidRDefault="007414F3" w:rsidP="00C74DA2">
            <w:pPr>
              <w:jc w:val="both"/>
              <w:rPr>
                <w:rFonts w:cstheme="minorHAnsi"/>
              </w:rPr>
            </w:pPr>
          </w:p>
          <w:p w14:paraId="3844F860" w14:textId="78F2CEBD" w:rsidR="007414F3" w:rsidRPr="007414F3" w:rsidRDefault="007414F3" w:rsidP="00C74DA2">
            <w:pPr>
              <w:jc w:val="both"/>
              <w:rPr>
                <w:rFonts w:cstheme="minorHAnsi"/>
              </w:rPr>
            </w:pPr>
            <w:r w:rsidRPr="007414F3">
              <w:rPr>
                <w:rFonts w:cstheme="minorHAnsi"/>
              </w:rPr>
              <w:t xml:space="preserve">- </w:t>
            </w:r>
            <w:r w:rsidR="004852A8">
              <w:rPr>
                <w:rFonts w:cstheme="minorHAnsi"/>
              </w:rPr>
              <w:t>3</w:t>
            </w:r>
            <w:r w:rsidRPr="007414F3">
              <w:rPr>
                <w:rFonts w:cstheme="minorHAnsi"/>
              </w:rPr>
              <w:t xml:space="preserve"> nurseries each producing 1 million native tree </w:t>
            </w:r>
            <w:r w:rsidR="00F077B0" w:rsidRPr="007414F3">
              <w:rPr>
                <w:rFonts w:cstheme="minorHAnsi"/>
              </w:rPr>
              <w:t>seedlings.</w:t>
            </w:r>
            <w:r w:rsidRPr="007414F3">
              <w:rPr>
                <w:rFonts w:cstheme="minorHAnsi"/>
              </w:rPr>
              <w:t>​</w:t>
            </w:r>
          </w:p>
          <w:p w14:paraId="48F9426E" w14:textId="77777777" w:rsidR="007414F3" w:rsidRPr="007414F3" w:rsidRDefault="007414F3" w:rsidP="00C74DA2">
            <w:pPr>
              <w:jc w:val="both"/>
              <w:rPr>
                <w:rFonts w:cstheme="minorHAnsi"/>
              </w:rPr>
            </w:pPr>
          </w:p>
          <w:p w14:paraId="1D7661B6" w14:textId="021CE5D1" w:rsidR="007414F3" w:rsidRPr="007414F3" w:rsidRDefault="007414F3" w:rsidP="00C74DA2">
            <w:pPr>
              <w:jc w:val="both"/>
              <w:rPr>
                <w:rFonts w:cstheme="minorHAnsi"/>
              </w:rPr>
            </w:pPr>
            <w:r w:rsidRPr="007414F3">
              <w:rPr>
                <w:rFonts w:cstheme="minorHAnsi"/>
              </w:rPr>
              <w:t>- 0.</w:t>
            </w:r>
            <w:r w:rsidR="00373C35">
              <w:rPr>
                <w:rFonts w:cstheme="minorHAnsi"/>
              </w:rPr>
              <w:t>6</w:t>
            </w:r>
            <w:r w:rsidRPr="007414F3">
              <w:rPr>
                <w:rFonts w:cstheme="minorHAnsi"/>
              </w:rPr>
              <w:t xml:space="preserve"> M ha of primary native forest plantations (10% of which are no harvest soil quality &amp; biodiversity reference areas</w:t>
            </w:r>
            <w:r w:rsidR="00F077B0" w:rsidRPr="007414F3">
              <w:rPr>
                <w:rFonts w:cstheme="minorHAnsi"/>
              </w:rPr>
              <w:t>).</w:t>
            </w:r>
            <w:r w:rsidRPr="007414F3">
              <w:rPr>
                <w:rFonts w:cstheme="minorHAnsi"/>
              </w:rPr>
              <w:t xml:space="preserve"> ​</w:t>
            </w:r>
          </w:p>
          <w:p w14:paraId="618F3E3C" w14:textId="77777777" w:rsidR="007414F3" w:rsidRPr="007414F3" w:rsidRDefault="007414F3" w:rsidP="00C74DA2">
            <w:pPr>
              <w:jc w:val="both"/>
              <w:rPr>
                <w:rFonts w:cstheme="minorHAnsi"/>
              </w:rPr>
            </w:pPr>
          </w:p>
          <w:p w14:paraId="10500141" w14:textId="5CBB3207" w:rsidR="007414F3" w:rsidRPr="007414F3" w:rsidRDefault="007414F3" w:rsidP="00C74DA2">
            <w:pPr>
              <w:jc w:val="both"/>
              <w:rPr>
                <w:rFonts w:cstheme="minorHAnsi"/>
              </w:rPr>
            </w:pPr>
            <w:r w:rsidRPr="007414F3">
              <w:rPr>
                <w:rFonts w:cstheme="minorHAnsi"/>
              </w:rPr>
              <w:t xml:space="preserve">- 0.1M ha secondary plantations of native tree corridors </w:t>
            </w:r>
            <w:r w:rsidR="00F077B0" w:rsidRPr="007414F3">
              <w:rPr>
                <w:rFonts w:cstheme="minorHAnsi"/>
              </w:rPr>
              <w:t>&amp; fences</w:t>
            </w:r>
            <w:r w:rsidRPr="007414F3">
              <w:rPr>
                <w:rFonts w:cstheme="minorHAnsi"/>
              </w:rPr>
              <w:t xml:space="preserve"> with crops such as moringa.​​</w:t>
            </w:r>
          </w:p>
          <w:p w14:paraId="684CD86D" w14:textId="77777777" w:rsidR="007414F3" w:rsidRPr="007414F3" w:rsidRDefault="007414F3" w:rsidP="00C74DA2">
            <w:pPr>
              <w:jc w:val="both"/>
              <w:rPr>
                <w:rFonts w:cstheme="minorHAnsi"/>
              </w:rPr>
            </w:pPr>
          </w:p>
          <w:p w14:paraId="6717C82E" w14:textId="77777777" w:rsidR="007414F3" w:rsidRPr="007414F3" w:rsidRDefault="007414F3" w:rsidP="00C74DA2">
            <w:pPr>
              <w:jc w:val="both"/>
              <w:rPr>
                <w:rFonts w:cstheme="minorHAnsi"/>
              </w:rPr>
            </w:pPr>
            <w:r w:rsidRPr="007414F3">
              <w:rPr>
                <w:rFonts w:cstheme="minorHAnsi"/>
                <w:b/>
                <w:bCs/>
              </w:rPr>
              <w:t>(2)</w:t>
            </w:r>
            <w:r w:rsidRPr="007414F3">
              <w:rPr>
                <w:rFonts w:cstheme="minorHAnsi"/>
              </w:rPr>
              <w:t xml:space="preserve"> Transition from firewood energy and create added economic value which stays in the region by building and operating:​</w:t>
            </w:r>
          </w:p>
          <w:p w14:paraId="16676CD9" w14:textId="77777777" w:rsidR="007414F3" w:rsidRPr="007414F3" w:rsidRDefault="007414F3" w:rsidP="00C74DA2">
            <w:pPr>
              <w:jc w:val="both"/>
              <w:rPr>
                <w:rFonts w:cstheme="minorHAnsi"/>
              </w:rPr>
            </w:pPr>
          </w:p>
          <w:p w14:paraId="18C77609" w14:textId="546EE063" w:rsidR="007414F3" w:rsidRPr="007414F3" w:rsidRDefault="007414F3" w:rsidP="00C74DA2">
            <w:pPr>
              <w:jc w:val="both"/>
              <w:rPr>
                <w:rFonts w:cstheme="minorHAnsi"/>
              </w:rPr>
            </w:pPr>
            <w:r w:rsidRPr="007414F3">
              <w:rPr>
                <w:rFonts w:cstheme="minorHAnsi"/>
              </w:rPr>
              <w:lastRenderedPageBreak/>
              <w:t xml:space="preserve">- 18 multi-use clean energy processing, quality control and true value chain data centres for processing forest fruits such as baobab and mango and </w:t>
            </w:r>
            <w:r w:rsidR="009C3F44" w:rsidRPr="007414F3">
              <w:rPr>
                <w:rFonts w:cstheme="minorHAnsi"/>
              </w:rPr>
              <w:t>agri-food</w:t>
            </w:r>
            <w:r w:rsidRPr="007414F3">
              <w:rPr>
                <w:rFonts w:cstheme="minorHAnsi"/>
              </w:rPr>
              <w:t xml:space="preserve"> products such as </w:t>
            </w:r>
            <w:r w:rsidR="00F077B0" w:rsidRPr="007414F3">
              <w:rPr>
                <w:rFonts w:cstheme="minorHAnsi"/>
              </w:rPr>
              <w:t>moringa.</w:t>
            </w:r>
            <w:r w:rsidRPr="007414F3">
              <w:rPr>
                <w:rFonts w:cstheme="minorHAnsi"/>
              </w:rPr>
              <w:t xml:space="preserve"> ​</w:t>
            </w:r>
          </w:p>
          <w:p w14:paraId="3707E966" w14:textId="77777777" w:rsidR="007414F3" w:rsidRPr="007414F3" w:rsidRDefault="007414F3" w:rsidP="00C74DA2">
            <w:pPr>
              <w:jc w:val="both"/>
              <w:rPr>
                <w:rFonts w:cstheme="minorHAnsi"/>
              </w:rPr>
            </w:pPr>
          </w:p>
          <w:p w14:paraId="4591B563" w14:textId="58D58A29" w:rsidR="007414F3" w:rsidRPr="007414F3" w:rsidRDefault="007414F3" w:rsidP="00C74DA2">
            <w:pPr>
              <w:jc w:val="both"/>
              <w:rPr>
                <w:rFonts w:cstheme="minorHAnsi"/>
              </w:rPr>
            </w:pPr>
            <w:r w:rsidRPr="007414F3">
              <w:rPr>
                <w:rFonts w:cstheme="minorHAnsi"/>
              </w:rPr>
              <w:t>- 2 clean energy shea butter processing clusters (2 regional centres each serviced by 3 collection centres</w:t>
            </w:r>
            <w:r w:rsidR="00F077B0" w:rsidRPr="007414F3">
              <w:rPr>
                <w:rFonts w:cstheme="minorHAnsi"/>
              </w:rPr>
              <w:t>).</w:t>
            </w:r>
            <w:r w:rsidRPr="007414F3">
              <w:rPr>
                <w:rFonts w:cstheme="minorHAnsi"/>
              </w:rPr>
              <w:t>​</w:t>
            </w:r>
          </w:p>
          <w:p w14:paraId="01E86DD0" w14:textId="77777777" w:rsidR="007414F3" w:rsidRPr="007414F3" w:rsidRDefault="007414F3" w:rsidP="00C74DA2">
            <w:pPr>
              <w:jc w:val="both"/>
              <w:rPr>
                <w:rFonts w:cstheme="minorHAnsi"/>
              </w:rPr>
            </w:pPr>
          </w:p>
          <w:p w14:paraId="15B5EE85" w14:textId="53724503" w:rsidR="007414F3" w:rsidRPr="007414F3" w:rsidRDefault="007414F3" w:rsidP="00C74DA2">
            <w:pPr>
              <w:jc w:val="both"/>
              <w:rPr>
                <w:rFonts w:cstheme="minorHAnsi"/>
              </w:rPr>
            </w:pPr>
            <w:r w:rsidRPr="007414F3">
              <w:rPr>
                <w:rFonts w:cstheme="minorHAnsi"/>
              </w:rPr>
              <w:t xml:space="preserve">- a circular economy recycling 100% bio-waste from the 26 processing units to produce biogas fuel for processing and households, liquid </w:t>
            </w:r>
            <w:r w:rsidR="00F077B0" w:rsidRPr="007414F3">
              <w:rPr>
                <w:rFonts w:cstheme="minorHAnsi"/>
              </w:rPr>
              <w:t>fertilizer,</w:t>
            </w:r>
            <w:r w:rsidRPr="007414F3">
              <w:rPr>
                <w:rFonts w:cstheme="minorHAnsi"/>
              </w:rPr>
              <w:t xml:space="preserve"> and soil conditioners (biochars and compost).​​</w:t>
            </w:r>
          </w:p>
          <w:p w14:paraId="7F8C1A69" w14:textId="77777777" w:rsidR="007414F3" w:rsidRPr="007414F3" w:rsidRDefault="007414F3" w:rsidP="00C74DA2">
            <w:pPr>
              <w:jc w:val="both"/>
              <w:rPr>
                <w:rFonts w:cstheme="minorHAnsi"/>
              </w:rPr>
            </w:pPr>
          </w:p>
          <w:p w14:paraId="3CDE33E4" w14:textId="77777777" w:rsidR="007414F3" w:rsidRPr="007414F3" w:rsidRDefault="007414F3" w:rsidP="00C74DA2">
            <w:pPr>
              <w:jc w:val="both"/>
              <w:rPr>
                <w:rFonts w:cstheme="minorHAnsi"/>
              </w:rPr>
            </w:pPr>
            <w:r w:rsidRPr="007414F3">
              <w:rPr>
                <w:rFonts w:cstheme="minorHAnsi"/>
                <w:b/>
                <w:bCs/>
              </w:rPr>
              <w:t>(3)</w:t>
            </w:r>
            <w:r w:rsidRPr="007414F3">
              <w:rPr>
                <w:rFonts w:cstheme="minorHAnsi"/>
              </w:rPr>
              <w:t xml:space="preserve"> Achieve financial and business governance inclusion of women and youth groups through co-operative instruments which also give land ownership rights by: ​</w:t>
            </w:r>
          </w:p>
          <w:p w14:paraId="33799483" w14:textId="77777777" w:rsidR="007414F3" w:rsidRPr="007414F3" w:rsidRDefault="007414F3" w:rsidP="00C74DA2">
            <w:pPr>
              <w:jc w:val="both"/>
              <w:rPr>
                <w:rFonts w:cstheme="minorHAnsi"/>
              </w:rPr>
            </w:pPr>
          </w:p>
          <w:p w14:paraId="5A432188" w14:textId="5E75657E" w:rsidR="007414F3" w:rsidRPr="007414F3" w:rsidRDefault="007414F3" w:rsidP="00C74DA2">
            <w:pPr>
              <w:jc w:val="both"/>
              <w:rPr>
                <w:rFonts w:cstheme="minorHAnsi"/>
              </w:rPr>
            </w:pPr>
            <w:r w:rsidRPr="007414F3">
              <w:rPr>
                <w:rFonts w:cstheme="minorHAnsi"/>
              </w:rPr>
              <w:t xml:space="preserve">- Increasing the income of </w:t>
            </w:r>
            <w:r w:rsidR="00373C35">
              <w:rPr>
                <w:rFonts w:cstheme="minorHAnsi"/>
              </w:rPr>
              <w:t>6</w:t>
            </w:r>
            <w:r w:rsidRPr="007414F3">
              <w:rPr>
                <w:rFonts w:cstheme="minorHAnsi"/>
              </w:rPr>
              <w:t>0,000 cooperative workers at least 5* the minimum wage (US$166.65/year as 23.03.23)​</w:t>
            </w:r>
          </w:p>
          <w:p w14:paraId="5C6A443B" w14:textId="77777777" w:rsidR="007414F3" w:rsidRPr="007414F3" w:rsidRDefault="007414F3" w:rsidP="00C74DA2">
            <w:pPr>
              <w:jc w:val="both"/>
              <w:rPr>
                <w:rFonts w:cstheme="minorHAnsi"/>
              </w:rPr>
            </w:pPr>
          </w:p>
          <w:p w14:paraId="6A2AB6F0" w14:textId="7804BAE6" w:rsidR="007414F3" w:rsidRPr="007414F3" w:rsidRDefault="007414F3" w:rsidP="00C74DA2">
            <w:pPr>
              <w:jc w:val="both"/>
              <w:rPr>
                <w:rFonts w:cstheme="minorHAnsi"/>
              </w:rPr>
            </w:pPr>
            <w:r w:rsidRPr="007414F3">
              <w:rPr>
                <w:rFonts w:cstheme="minorHAnsi"/>
              </w:rPr>
              <w:t xml:space="preserve">- creating a Community Fund which achieves the minimum global estimate for all the households (1M people) to achieve the Sustainable Development Goals #3 Universal </w:t>
            </w:r>
            <w:r w:rsidR="00F077B0" w:rsidRPr="007414F3">
              <w:rPr>
                <w:rFonts w:cstheme="minorHAnsi"/>
              </w:rPr>
              <w:t>Healthcare; #</w:t>
            </w:r>
            <w:r w:rsidRPr="007414F3">
              <w:rPr>
                <w:rFonts w:cstheme="minorHAnsi"/>
              </w:rPr>
              <w:t>4 Primary and Secondary Education; #6 Clean drinking water and sanitation by 2030.​​</w:t>
            </w:r>
          </w:p>
          <w:p w14:paraId="03B90C2D" w14:textId="77777777" w:rsidR="007414F3" w:rsidRPr="007414F3" w:rsidRDefault="007414F3" w:rsidP="00C74DA2">
            <w:pPr>
              <w:jc w:val="both"/>
              <w:rPr>
                <w:rFonts w:cstheme="minorHAnsi"/>
              </w:rPr>
            </w:pPr>
          </w:p>
          <w:p w14:paraId="6D14DEE8" w14:textId="77777777" w:rsidR="007414F3" w:rsidRPr="007414F3" w:rsidRDefault="007414F3" w:rsidP="00C74DA2">
            <w:pPr>
              <w:jc w:val="both"/>
              <w:rPr>
                <w:rFonts w:cstheme="minorHAnsi"/>
              </w:rPr>
            </w:pPr>
            <w:r w:rsidRPr="007414F3">
              <w:rPr>
                <w:rFonts w:cstheme="minorHAnsi"/>
              </w:rPr>
              <w:t>​</w:t>
            </w:r>
          </w:p>
          <w:p w14:paraId="54B84BD6" w14:textId="77777777" w:rsidR="007414F3" w:rsidRPr="007414F3" w:rsidRDefault="007414F3" w:rsidP="00C74DA2">
            <w:pPr>
              <w:jc w:val="both"/>
              <w:rPr>
                <w:rFonts w:cstheme="minorHAnsi"/>
              </w:rPr>
            </w:pPr>
          </w:p>
          <w:p w14:paraId="3D423DC3" w14:textId="77777777" w:rsidR="007414F3" w:rsidRPr="007414F3" w:rsidRDefault="007414F3" w:rsidP="00C74DA2">
            <w:pPr>
              <w:jc w:val="both"/>
              <w:rPr>
                <w:rFonts w:cstheme="minorHAnsi"/>
              </w:rPr>
            </w:pPr>
            <w:r w:rsidRPr="007414F3">
              <w:rPr>
                <w:rFonts w:cstheme="minorHAnsi"/>
              </w:rPr>
              <w:t>​</w:t>
            </w:r>
          </w:p>
          <w:p w14:paraId="314846B2" w14:textId="77777777" w:rsidR="007414F3" w:rsidRPr="007414F3" w:rsidRDefault="007414F3" w:rsidP="00C74DA2">
            <w:pPr>
              <w:jc w:val="both"/>
              <w:rPr>
                <w:rFonts w:cstheme="minorHAnsi"/>
              </w:rPr>
            </w:pPr>
          </w:p>
          <w:p w14:paraId="3CCCE0DF" w14:textId="77777777" w:rsidR="007414F3" w:rsidRPr="007414F3" w:rsidRDefault="007414F3" w:rsidP="00C74DA2">
            <w:pPr>
              <w:jc w:val="both"/>
              <w:rPr>
                <w:rFonts w:cstheme="minorHAnsi"/>
              </w:rPr>
            </w:pPr>
            <w:r w:rsidRPr="007414F3">
              <w:rPr>
                <w:rFonts w:cstheme="minorHAnsi"/>
              </w:rPr>
              <w:t>​</w:t>
            </w:r>
          </w:p>
          <w:p w14:paraId="1ADBAC6C" w14:textId="77777777" w:rsidR="007414F3" w:rsidRPr="007414F3" w:rsidRDefault="007414F3" w:rsidP="00C74DA2">
            <w:pPr>
              <w:jc w:val="both"/>
              <w:rPr>
                <w:rFonts w:cstheme="minorHAnsi"/>
              </w:rPr>
            </w:pPr>
          </w:p>
          <w:p w14:paraId="787263CD" w14:textId="77777777" w:rsidR="007414F3" w:rsidRPr="007414F3" w:rsidRDefault="007414F3" w:rsidP="00C74DA2">
            <w:pPr>
              <w:jc w:val="both"/>
              <w:rPr>
                <w:rFonts w:cstheme="minorHAnsi"/>
              </w:rPr>
            </w:pPr>
            <w:r w:rsidRPr="007414F3">
              <w:rPr>
                <w:rFonts w:cstheme="minorHAnsi"/>
              </w:rPr>
              <w:t>​</w:t>
            </w:r>
          </w:p>
          <w:p w14:paraId="576BB4FE" w14:textId="77777777" w:rsidR="007414F3" w:rsidRPr="007414F3" w:rsidRDefault="007414F3" w:rsidP="00C74DA2">
            <w:pPr>
              <w:jc w:val="both"/>
              <w:rPr>
                <w:rFonts w:cstheme="minorHAnsi"/>
              </w:rPr>
            </w:pPr>
          </w:p>
          <w:p w14:paraId="795C1082" w14:textId="5A0B687C" w:rsidR="00121A43" w:rsidRPr="00E06C7D" w:rsidDel="0038777E" w:rsidRDefault="007414F3" w:rsidP="00C74DA2">
            <w:pPr>
              <w:jc w:val="both"/>
              <w:rPr>
                <w:rFonts w:cstheme="minorHAnsi"/>
              </w:rPr>
            </w:pPr>
            <w:r w:rsidRPr="007414F3">
              <w:rPr>
                <w:rFonts w:cstheme="minorHAnsi"/>
              </w:rPr>
              <w:t>​</w:t>
            </w:r>
          </w:p>
        </w:tc>
      </w:tr>
      <w:tr w:rsidR="00121A43" w:rsidRPr="00E06C7D" w:rsidDel="0038777E" w14:paraId="714625ED" w14:textId="77777777" w:rsidTr="00B56006">
        <w:trPr>
          <w:trHeight w:val="275"/>
        </w:trPr>
        <w:tc>
          <w:tcPr>
            <w:tcW w:w="1168" w:type="dxa"/>
            <w:vMerge w:val="restart"/>
          </w:tcPr>
          <w:p w14:paraId="793BED05" w14:textId="7D541D3E" w:rsidR="00121A43" w:rsidRPr="1D3DD0CD" w:rsidDel="0038777E" w:rsidRDefault="00121A43" w:rsidP="00C74DA2">
            <w:pPr>
              <w:jc w:val="both"/>
              <w:rPr>
                <w:b/>
                <w:bCs/>
                <w:color w:val="000099"/>
              </w:rPr>
            </w:pPr>
            <w:r>
              <w:rPr>
                <w:b/>
                <w:bCs/>
                <w:color w:val="000099"/>
              </w:rPr>
              <w:lastRenderedPageBreak/>
              <w:t>19</w:t>
            </w:r>
          </w:p>
        </w:tc>
        <w:tc>
          <w:tcPr>
            <w:tcW w:w="2669" w:type="dxa"/>
            <w:vMerge w:val="restart"/>
          </w:tcPr>
          <w:p w14:paraId="0B00BE93" w14:textId="77777777" w:rsidR="00121A43" w:rsidRDefault="00121A43" w:rsidP="00C74DA2">
            <w:pPr>
              <w:jc w:val="both"/>
              <w:rPr>
                <w:rFonts w:cstheme="minorHAnsi"/>
                <w:b/>
                <w:color w:val="000099"/>
              </w:rPr>
            </w:pPr>
            <w:r w:rsidRPr="004A450C">
              <w:rPr>
                <w:rFonts w:cstheme="minorHAnsi"/>
                <w:b/>
                <w:color w:val="000099"/>
              </w:rPr>
              <w:t xml:space="preserve">Describe </w:t>
            </w:r>
            <w:r w:rsidRPr="00CE27F8">
              <w:rPr>
                <w:rFonts w:cstheme="minorHAnsi"/>
                <w:b/>
                <w:color w:val="000099"/>
                <w:u w:val="single"/>
              </w:rPr>
              <w:t>how</w:t>
            </w:r>
            <w:r>
              <w:rPr>
                <w:rFonts w:cstheme="minorHAnsi"/>
                <w:b/>
                <w:color w:val="000099"/>
                <w:u w:val="single"/>
              </w:rPr>
              <w:t xml:space="preserve"> and why</w:t>
            </w:r>
            <w:r w:rsidRPr="00E06C7D">
              <w:rPr>
                <w:rFonts w:cstheme="minorHAnsi"/>
                <w:b/>
                <w:color w:val="000099"/>
              </w:rPr>
              <w:t xml:space="preserve"> the </w:t>
            </w:r>
            <w:r>
              <w:rPr>
                <w:rFonts w:cstheme="minorHAnsi"/>
                <w:b/>
                <w:color w:val="000099"/>
              </w:rPr>
              <w:t>project intervention</w:t>
            </w:r>
            <w:r w:rsidRPr="00E06C7D">
              <w:rPr>
                <w:rFonts w:cstheme="minorHAnsi"/>
                <w:b/>
                <w:color w:val="000099"/>
              </w:rPr>
              <w:t xml:space="preserve"> proposed is expected to</w:t>
            </w:r>
            <w:r>
              <w:rPr>
                <w:rFonts w:cstheme="minorHAnsi"/>
                <w:b/>
                <w:color w:val="000099"/>
              </w:rPr>
              <w:t xml:space="preserve"> positively/negatively</w:t>
            </w:r>
            <w:r w:rsidRPr="00E06C7D">
              <w:rPr>
                <w:rFonts w:cstheme="minorHAnsi"/>
                <w:b/>
                <w:color w:val="000099"/>
              </w:rPr>
              <w:t xml:space="preserve"> impact the following;</w:t>
            </w:r>
          </w:p>
          <w:p w14:paraId="369BB44B" w14:textId="77777777" w:rsidR="00121A43" w:rsidRPr="00CE27F8" w:rsidRDefault="00121A43" w:rsidP="00C74DA2">
            <w:pPr>
              <w:jc w:val="both"/>
              <w:rPr>
                <w:rFonts w:cstheme="minorHAnsi"/>
                <w:bCs/>
                <w:color w:val="000099"/>
              </w:rPr>
            </w:pPr>
            <w:r>
              <w:rPr>
                <w:rFonts w:cstheme="minorHAnsi"/>
                <w:bCs/>
                <w:color w:val="000099"/>
              </w:rPr>
              <w:t>(Provide examples or reasons)</w:t>
            </w:r>
          </w:p>
          <w:p w14:paraId="0E605F24" w14:textId="77777777"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222E9CE8" w14:textId="5DD732B7" w:rsidR="00121A43" w:rsidRPr="007414F3" w:rsidDel="0038777E" w:rsidRDefault="00121A43" w:rsidP="00C74DA2">
            <w:pPr>
              <w:jc w:val="both"/>
              <w:rPr>
                <w:rFonts w:cstheme="minorHAnsi"/>
              </w:rPr>
            </w:pPr>
            <w:r w:rsidRPr="00885DFB">
              <w:rPr>
                <w:rFonts w:cstheme="minorHAnsi"/>
                <w:b/>
                <w:bCs/>
              </w:rPr>
              <w:t xml:space="preserve">Food security/nutritional </w:t>
            </w:r>
            <w:r w:rsidR="00F077B0" w:rsidRPr="00885DFB">
              <w:rPr>
                <w:rFonts w:cstheme="minorHAnsi"/>
                <w:b/>
                <w:bCs/>
              </w:rPr>
              <w:t>intake</w:t>
            </w:r>
            <w:r w:rsidR="00F077B0">
              <w:rPr>
                <w:rFonts w:cstheme="minorHAnsi"/>
                <w:b/>
                <w:bCs/>
              </w:rPr>
              <w:t>:</w:t>
            </w:r>
            <w:r w:rsidR="007414F3">
              <w:rPr>
                <w:rFonts w:cstheme="minorHAnsi"/>
              </w:rPr>
              <w:t xml:space="preserve"> As a result of planting various species in the area, Trees will give fruits and other food resources to community. In our processing centers, SeriousShea will process the foods, like dried fruit</w:t>
            </w:r>
            <w:r w:rsidR="004852A8">
              <w:rPr>
                <w:rFonts w:cstheme="minorHAnsi"/>
              </w:rPr>
              <w:t>s</w:t>
            </w:r>
            <w:r w:rsidR="007414F3">
              <w:rPr>
                <w:rFonts w:cstheme="minorHAnsi"/>
              </w:rPr>
              <w:t>, powders etc… Communities</w:t>
            </w:r>
            <w:r w:rsidR="009C3F44">
              <w:rPr>
                <w:rFonts w:cstheme="minorHAnsi"/>
              </w:rPr>
              <w:t xml:space="preserve"> cooperative</w:t>
            </w:r>
            <w:r w:rsidR="007414F3">
              <w:rPr>
                <w:rFonts w:cstheme="minorHAnsi"/>
              </w:rPr>
              <w:t xml:space="preserve"> will </w:t>
            </w:r>
            <w:r w:rsidR="009C3F44">
              <w:rPr>
                <w:rFonts w:cstheme="minorHAnsi"/>
              </w:rPr>
              <w:t>own it and use the portion they require.</w:t>
            </w:r>
          </w:p>
        </w:tc>
      </w:tr>
      <w:tr w:rsidR="00121A43" w:rsidRPr="00E06C7D" w:rsidDel="0038777E" w14:paraId="0AB95DAD" w14:textId="77777777" w:rsidTr="00B56006">
        <w:trPr>
          <w:trHeight w:val="272"/>
        </w:trPr>
        <w:tc>
          <w:tcPr>
            <w:tcW w:w="1168" w:type="dxa"/>
            <w:vMerge/>
          </w:tcPr>
          <w:p w14:paraId="2B29F766" w14:textId="77777777" w:rsidR="00121A43" w:rsidRPr="1D3DD0CD" w:rsidDel="0038777E" w:rsidRDefault="00121A43" w:rsidP="00C74DA2">
            <w:pPr>
              <w:jc w:val="both"/>
              <w:rPr>
                <w:b/>
                <w:bCs/>
                <w:color w:val="000099"/>
              </w:rPr>
            </w:pPr>
          </w:p>
        </w:tc>
        <w:tc>
          <w:tcPr>
            <w:tcW w:w="2669" w:type="dxa"/>
            <w:vMerge/>
          </w:tcPr>
          <w:p w14:paraId="0404D91A" w14:textId="77777777" w:rsidR="00121A43" w:rsidRPr="004A450C" w:rsidRDefault="00121A43" w:rsidP="00C74DA2">
            <w:pPr>
              <w:jc w:val="both"/>
              <w:rPr>
                <w:rFonts w:cstheme="minorHAnsi"/>
                <w:b/>
                <w:color w:val="000099"/>
              </w:rPr>
            </w:pPr>
          </w:p>
        </w:tc>
        <w:tc>
          <w:tcPr>
            <w:tcW w:w="6058" w:type="dxa"/>
            <w:gridSpan w:val="2"/>
          </w:tcPr>
          <w:p w14:paraId="0D7024C0" w14:textId="3FCE8BA9" w:rsidR="00121A43" w:rsidRPr="007414F3" w:rsidRDefault="00121A43" w:rsidP="00C74DA2">
            <w:pPr>
              <w:jc w:val="both"/>
              <w:rPr>
                <w:rFonts w:cstheme="minorHAnsi"/>
                <w:i/>
                <w:iCs/>
              </w:rPr>
            </w:pPr>
            <w:r w:rsidRPr="00885DFB">
              <w:rPr>
                <w:rFonts w:cstheme="minorHAnsi"/>
                <w:b/>
                <w:bCs/>
              </w:rPr>
              <w:t>Farmer financial state</w:t>
            </w:r>
            <w:r w:rsidR="007414F3">
              <w:rPr>
                <w:rFonts w:cstheme="minorHAnsi"/>
                <w:b/>
                <w:bCs/>
              </w:rPr>
              <w:t>:</w:t>
            </w:r>
            <w:r w:rsidR="009F2F40">
              <w:rPr>
                <w:rFonts w:cstheme="minorHAnsi"/>
                <w:b/>
                <w:bCs/>
              </w:rPr>
              <w:t xml:space="preserve"> </w:t>
            </w:r>
            <w:r w:rsidR="007414F3">
              <w:rPr>
                <w:rFonts w:cstheme="minorHAnsi"/>
                <w:b/>
                <w:bCs/>
              </w:rPr>
              <w:t xml:space="preserve"> </w:t>
            </w:r>
            <w:r w:rsidR="009F2F40">
              <w:rPr>
                <w:rFonts w:cstheme="minorHAnsi"/>
              </w:rPr>
              <w:t>Beside the income from the Carbon, F</w:t>
            </w:r>
            <w:r w:rsidR="007414F3">
              <w:rPr>
                <w:rFonts w:cstheme="minorHAnsi"/>
              </w:rPr>
              <w:t xml:space="preserve">armers/Communities will </w:t>
            </w:r>
            <w:r w:rsidR="004852A8">
              <w:rPr>
                <w:rFonts w:cstheme="minorHAnsi"/>
              </w:rPr>
              <w:t>provide service to</w:t>
            </w:r>
            <w:r w:rsidR="007414F3">
              <w:rPr>
                <w:rFonts w:cstheme="minorHAnsi"/>
              </w:rPr>
              <w:t xml:space="preserve"> our Nurseri</w:t>
            </w:r>
            <w:r w:rsidR="004852A8">
              <w:rPr>
                <w:rFonts w:cstheme="minorHAnsi"/>
              </w:rPr>
              <w:t>e</w:t>
            </w:r>
            <w:r w:rsidR="007414F3">
              <w:rPr>
                <w:rFonts w:cstheme="minorHAnsi"/>
              </w:rPr>
              <w:t>s, plantations, industrial centers. Which will give them extra income.</w:t>
            </w:r>
          </w:p>
          <w:p w14:paraId="49097424" w14:textId="5EC6D898" w:rsidR="0024331D" w:rsidRPr="00E06C7D" w:rsidDel="0038777E" w:rsidRDefault="0024331D" w:rsidP="00C74DA2">
            <w:pPr>
              <w:jc w:val="both"/>
              <w:rPr>
                <w:rFonts w:cstheme="minorHAnsi"/>
              </w:rPr>
            </w:pPr>
          </w:p>
        </w:tc>
      </w:tr>
      <w:tr w:rsidR="00121A43" w:rsidRPr="00E06C7D" w:rsidDel="0038777E" w14:paraId="035FB9BA" w14:textId="77777777" w:rsidTr="00B56006">
        <w:trPr>
          <w:trHeight w:val="272"/>
        </w:trPr>
        <w:tc>
          <w:tcPr>
            <w:tcW w:w="1168" w:type="dxa"/>
            <w:vMerge/>
          </w:tcPr>
          <w:p w14:paraId="044B6C1A" w14:textId="77777777" w:rsidR="00121A43" w:rsidRPr="1D3DD0CD" w:rsidDel="0038777E" w:rsidRDefault="00121A43" w:rsidP="00C74DA2">
            <w:pPr>
              <w:jc w:val="both"/>
              <w:rPr>
                <w:b/>
                <w:bCs/>
                <w:color w:val="000099"/>
              </w:rPr>
            </w:pPr>
          </w:p>
        </w:tc>
        <w:tc>
          <w:tcPr>
            <w:tcW w:w="2669" w:type="dxa"/>
            <w:vMerge/>
          </w:tcPr>
          <w:p w14:paraId="5C7EC20A" w14:textId="77777777" w:rsidR="00121A43" w:rsidRPr="004A450C" w:rsidRDefault="00121A43" w:rsidP="00C74DA2">
            <w:pPr>
              <w:jc w:val="both"/>
              <w:rPr>
                <w:rFonts w:cstheme="minorHAnsi"/>
                <w:b/>
                <w:color w:val="000099"/>
              </w:rPr>
            </w:pPr>
          </w:p>
        </w:tc>
        <w:tc>
          <w:tcPr>
            <w:tcW w:w="6058" w:type="dxa"/>
            <w:gridSpan w:val="2"/>
          </w:tcPr>
          <w:p w14:paraId="05E6D400" w14:textId="3D1252DB" w:rsidR="0024331D" w:rsidRPr="00E06C7D" w:rsidDel="0038777E" w:rsidRDefault="00121A43" w:rsidP="00C74DA2">
            <w:pPr>
              <w:jc w:val="both"/>
              <w:rPr>
                <w:rFonts w:cstheme="minorHAnsi"/>
              </w:rPr>
            </w:pPr>
            <w:r w:rsidRPr="00885DFB">
              <w:rPr>
                <w:rFonts w:cstheme="minorHAnsi"/>
                <w:b/>
                <w:bCs/>
              </w:rPr>
              <w:t>Gender equality</w:t>
            </w:r>
            <w:r w:rsidR="009F2F40">
              <w:rPr>
                <w:rFonts w:cstheme="minorHAnsi"/>
                <w:b/>
                <w:bCs/>
              </w:rPr>
              <w:t xml:space="preserve"> </w:t>
            </w:r>
            <w:r w:rsidR="009C3F44">
              <w:t>individual</w:t>
            </w:r>
            <w:r w:rsidR="00B56006">
              <w:t xml:space="preserve"> income increase is at least doubled in a community fund to </w:t>
            </w:r>
            <w:r w:rsidR="009C3F44">
              <w:t>provide minimum</w:t>
            </w:r>
            <w:r w:rsidR="00B56006">
              <w:t xml:space="preserve"> financial flows estimated to achieve Universal </w:t>
            </w:r>
            <w:r w:rsidR="00F077B0">
              <w:t>Health</w:t>
            </w:r>
            <w:r w:rsidR="00B56006">
              <w:t xml:space="preserve"> Care; primary </w:t>
            </w:r>
            <w:r w:rsidR="009C3F44">
              <w:t>and secondary</w:t>
            </w:r>
            <w:r w:rsidR="00B56006">
              <w:t xml:space="preserve"> education for all, clean drinking water and sanitation (est. US$1100-US$1340 /household)</w:t>
            </w:r>
          </w:p>
        </w:tc>
      </w:tr>
      <w:tr w:rsidR="00121A43" w:rsidRPr="00E06C7D" w:rsidDel="0038777E" w14:paraId="47646C5E" w14:textId="77777777" w:rsidTr="00B56006">
        <w:trPr>
          <w:trHeight w:val="272"/>
        </w:trPr>
        <w:tc>
          <w:tcPr>
            <w:tcW w:w="1168" w:type="dxa"/>
            <w:vMerge/>
          </w:tcPr>
          <w:p w14:paraId="0A64D11E" w14:textId="77777777" w:rsidR="00121A43" w:rsidRPr="1D3DD0CD" w:rsidDel="0038777E" w:rsidRDefault="00121A43" w:rsidP="00C74DA2">
            <w:pPr>
              <w:jc w:val="both"/>
              <w:rPr>
                <w:b/>
                <w:bCs/>
                <w:color w:val="000099"/>
              </w:rPr>
            </w:pPr>
          </w:p>
        </w:tc>
        <w:tc>
          <w:tcPr>
            <w:tcW w:w="2669" w:type="dxa"/>
            <w:vMerge/>
          </w:tcPr>
          <w:p w14:paraId="58B71662" w14:textId="77777777" w:rsidR="00121A43" w:rsidRPr="004A450C" w:rsidRDefault="00121A43" w:rsidP="00C74DA2">
            <w:pPr>
              <w:jc w:val="both"/>
              <w:rPr>
                <w:rFonts w:cstheme="minorHAnsi"/>
                <w:b/>
                <w:color w:val="000099"/>
              </w:rPr>
            </w:pPr>
          </w:p>
        </w:tc>
        <w:tc>
          <w:tcPr>
            <w:tcW w:w="6058" w:type="dxa"/>
            <w:gridSpan w:val="2"/>
          </w:tcPr>
          <w:p w14:paraId="02E28712" w14:textId="4EDAF0C6" w:rsidR="0024331D" w:rsidRPr="00E06C7D" w:rsidDel="0038777E" w:rsidRDefault="00121A43" w:rsidP="00C74DA2">
            <w:pPr>
              <w:jc w:val="both"/>
              <w:rPr>
                <w:rFonts w:cstheme="minorHAnsi"/>
              </w:rPr>
            </w:pPr>
            <w:r w:rsidRPr="00885DFB">
              <w:rPr>
                <w:rFonts w:cstheme="minorHAnsi"/>
                <w:b/>
                <w:bCs/>
              </w:rPr>
              <w:t>Farmer access to resources</w:t>
            </w:r>
            <w:r w:rsidR="009F2F40">
              <w:rPr>
                <w:rFonts w:cstheme="minorHAnsi"/>
                <w:b/>
                <w:bCs/>
              </w:rPr>
              <w:t xml:space="preserve"> </w:t>
            </w:r>
            <w:r w:rsidR="009F2F40">
              <w:rPr>
                <w:rFonts w:cstheme="minorHAnsi"/>
              </w:rPr>
              <w:t xml:space="preserve">Farmers will have extra income, and this will lead them to afford everything with higher chances. Availability </w:t>
            </w:r>
            <w:r w:rsidR="009F2F40">
              <w:rPr>
                <w:rFonts w:cstheme="minorHAnsi"/>
              </w:rPr>
              <w:lastRenderedPageBreak/>
              <w:t>of education, food, planting materials, seedlings, fertilisers, pesticides, water access, clean energy.</w:t>
            </w:r>
          </w:p>
        </w:tc>
      </w:tr>
      <w:tr w:rsidR="00121A43" w:rsidRPr="00E06C7D" w:rsidDel="0038777E" w14:paraId="78CFC242" w14:textId="77777777" w:rsidTr="00B56006">
        <w:trPr>
          <w:trHeight w:val="272"/>
        </w:trPr>
        <w:tc>
          <w:tcPr>
            <w:tcW w:w="1168" w:type="dxa"/>
            <w:vMerge/>
          </w:tcPr>
          <w:p w14:paraId="729E4025" w14:textId="77777777" w:rsidR="00121A43" w:rsidRPr="1D3DD0CD" w:rsidDel="0038777E" w:rsidRDefault="00121A43" w:rsidP="00C74DA2">
            <w:pPr>
              <w:jc w:val="both"/>
              <w:rPr>
                <w:b/>
                <w:bCs/>
                <w:color w:val="000099"/>
              </w:rPr>
            </w:pPr>
          </w:p>
        </w:tc>
        <w:tc>
          <w:tcPr>
            <w:tcW w:w="2669" w:type="dxa"/>
            <w:vMerge/>
          </w:tcPr>
          <w:p w14:paraId="3C0FAECC" w14:textId="77777777" w:rsidR="00121A43" w:rsidRPr="004A450C" w:rsidRDefault="00121A43" w:rsidP="00C74DA2">
            <w:pPr>
              <w:jc w:val="both"/>
              <w:rPr>
                <w:rFonts w:cstheme="minorHAnsi"/>
                <w:b/>
                <w:color w:val="000099"/>
              </w:rPr>
            </w:pPr>
          </w:p>
        </w:tc>
        <w:tc>
          <w:tcPr>
            <w:tcW w:w="6058" w:type="dxa"/>
            <w:gridSpan w:val="2"/>
          </w:tcPr>
          <w:p w14:paraId="15F0C573" w14:textId="66BDD7D7" w:rsidR="00121A43" w:rsidRDefault="00121A43" w:rsidP="00C74DA2">
            <w:pPr>
              <w:jc w:val="both"/>
              <w:rPr>
                <w:rFonts w:cstheme="minorHAnsi"/>
                <w:i/>
                <w:iCs/>
              </w:rPr>
            </w:pPr>
            <w:r w:rsidRPr="00885DFB">
              <w:rPr>
                <w:rFonts w:cstheme="minorHAnsi"/>
                <w:b/>
                <w:bCs/>
              </w:rPr>
              <w:t>Biodiversity on farms</w:t>
            </w:r>
            <w:r w:rsidR="003A7F54">
              <w:rPr>
                <w:rFonts w:cstheme="minorHAnsi"/>
              </w:rPr>
              <w:t xml:space="preserve"> </w:t>
            </w:r>
            <w:r w:rsidR="00896051">
              <w:rPr>
                <w:rFonts w:cstheme="minorHAnsi"/>
              </w:rPr>
              <w:t>Increase in species of Crops/Trees, pollinators and organism in soil, habitat for wildlife, providing natural corridors.</w:t>
            </w:r>
          </w:p>
          <w:p w14:paraId="40B19C8E" w14:textId="2D75A968" w:rsidR="0024331D" w:rsidRPr="00E06C7D" w:rsidDel="0038777E" w:rsidRDefault="0024331D" w:rsidP="00C74DA2">
            <w:pPr>
              <w:jc w:val="both"/>
              <w:rPr>
                <w:rFonts w:cstheme="minorHAnsi"/>
              </w:rPr>
            </w:pPr>
          </w:p>
        </w:tc>
      </w:tr>
      <w:tr w:rsidR="00121A43" w:rsidRPr="00E06C7D" w:rsidDel="0038777E" w14:paraId="0C6AEF9A" w14:textId="77777777" w:rsidTr="00B56006">
        <w:trPr>
          <w:trHeight w:val="272"/>
        </w:trPr>
        <w:tc>
          <w:tcPr>
            <w:tcW w:w="1168" w:type="dxa"/>
            <w:vMerge/>
          </w:tcPr>
          <w:p w14:paraId="555C538A" w14:textId="77777777" w:rsidR="00121A43" w:rsidRPr="1D3DD0CD" w:rsidDel="0038777E" w:rsidRDefault="00121A43" w:rsidP="00C74DA2">
            <w:pPr>
              <w:jc w:val="both"/>
              <w:rPr>
                <w:b/>
                <w:bCs/>
                <w:color w:val="000099"/>
              </w:rPr>
            </w:pPr>
          </w:p>
        </w:tc>
        <w:tc>
          <w:tcPr>
            <w:tcW w:w="2669" w:type="dxa"/>
            <w:vMerge/>
          </w:tcPr>
          <w:p w14:paraId="51FDAED2" w14:textId="77777777" w:rsidR="00121A43" w:rsidRPr="004A450C" w:rsidRDefault="00121A43" w:rsidP="00C74DA2">
            <w:pPr>
              <w:jc w:val="both"/>
              <w:rPr>
                <w:rFonts w:cstheme="minorHAnsi"/>
                <w:b/>
                <w:color w:val="000099"/>
              </w:rPr>
            </w:pPr>
          </w:p>
        </w:tc>
        <w:tc>
          <w:tcPr>
            <w:tcW w:w="6058" w:type="dxa"/>
            <w:gridSpan w:val="2"/>
          </w:tcPr>
          <w:p w14:paraId="31C7BA2D" w14:textId="6AF030FD" w:rsidR="00B56006" w:rsidRDefault="00B56006" w:rsidP="00C74DA2">
            <w:pPr>
              <w:jc w:val="both"/>
              <w:rPr>
                <w:rFonts w:cstheme="minorHAnsi"/>
              </w:rPr>
            </w:pPr>
            <w:r w:rsidRPr="00B56006">
              <w:rPr>
                <w:rFonts w:cstheme="minorHAnsi"/>
                <w:b/>
                <w:bCs/>
              </w:rPr>
              <w:t xml:space="preserve">Life on </w:t>
            </w:r>
            <w:r w:rsidR="00F077B0" w:rsidRPr="00B56006">
              <w:rPr>
                <w:rFonts w:cstheme="minorHAnsi"/>
                <w:b/>
                <w:bCs/>
              </w:rPr>
              <w:t>Land:</w:t>
            </w:r>
            <w:r w:rsidRPr="00B56006">
              <w:rPr>
                <w:rFonts w:cstheme="minorHAnsi"/>
                <w:b/>
                <w:bCs/>
              </w:rPr>
              <w:t xml:space="preserve"> </w:t>
            </w:r>
          </w:p>
          <w:p w14:paraId="0C289864" w14:textId="441C5CC4" w:rsidR="00B56006" w:rsidRPr="00E06C7D" w:rsidDel="0038777E" w:rsidRDefault="00B56006" w:rsidP="00C74DA2">
            <w:pPr>
              <w:jc w:val="both"/>
              <w:rPr>
                <w:rFonts w:cstheme="minorHAnsi"/>
              </w:rPr>
            </w:pPr>
            <w:r>
              <w:t>Private financial flows to plant and protect native forest are increased by US$ 30M by2030 planting and protecting 0.</w:t>
            </w:r>
            <w:r w:rsidR="00373C35">
              <w:t>6</w:t>
            </w:r>
            <w:r>
              <w:t xml:space="preserve">M ha native forest, </w:t>
            </w:r>
            <w:r w:rsidR="00373C35">
              <w:t>1</w:t>
            </w:r>
            <w:r>
              <w:t xml:space="preserve">5 M diverse native </w:t>
            </w:r>
            <w:r w:rsidR="00F077B0">
              <w:t>trees, reducing</w:t>
            </w:r>
            <w:r>
              <w:t xml:space="preserve"> 1 M ha degraded land and creating 10% soil quality and </w:t>
            </w:r>
            <w:r w:rsidR="00213F8E">
              <w:t>biodiversity reference</w:t>
            </w:r>
            <w:r>
              <w:t xml:space="preserve"> areas in preparation for potential soil carbon and biodiversity credits, for</w:t>
            </w:r>
            <w:r w:rsidR="00213F8E">
              <w:t xml:space="preserve"> </w:t>
            </w:r>
            <w:r>
              <w:t>pollinators, and to help maintain genetic diversity.</w:t>
            </w:r>
          </w:p>
        </w:tc>
      </w:tr>
      <w:tr w:rsidR="00B56006" w:rsidRPr="00E06C7D" w:rsidDel="0038777E" w14:paraId="5D48E42B" w14:textId="77777777" w:rsidTr="00B56006">
        <w:trPr>
          <w:trHeight w:val="272"/>
        </w:trPr>
        <w:tc>
          <w:tcPr>
            <w:tcW w:w="1168" w:type="dxa"/>
          </w:tcPr>
          <w:p w14:paraId="471FA837" w14:textId="77777777" w:rsidR="00B56006" w:rsidRPr="1D3DD0CD" w:rsidDel="0038777E" w:rsidRDefault="00B56006" w:rsidP="00C74DA2">
            <w:pPr>
              <w:jc w:val="both"/>
              <w:rPr>
                <w:b/>
                <w:bCs/>
                <w:color w:val="000099"/>
              </w:rPr>
            </w:pPr>
          </w:p>
        </w:tc>
        <w:tc>
          <w:tcPr>
            <w:tcW w:w="2669" w:type="dxa"/>
          </w:tcPr>
          <w:p w14:paraId="24852C8F" w14:textId="77777777" w:rsidR="00B56006" w:rsidRPr="004A450C" w:rsidRDefault="00B56006" w:rsidP="00C74DA2">
            <w:pPr>
              <w:jc w:val="both"/>
              <w:rPr>
                <w:rFonts w:cstheme="minorHAnsi"/>
                <w:b/>
                <w:color w:val="000099"/>
              </w:rPr>
            </w:pPr>
          </w:p>
        </w:tc>
        <w:tc>
          <w:tcPr>
            <w:tcW w:w="6058" w:type="dxa"/>
            <w:gridSpan w:val="2"/>
          </w:tcPr>
          <w:p w14:paraId="02D62E50" w14:textId="4BE32A7A" w:rsidR="00B56006" w:rsidRPr="00B56006" w:rsidRDefault="00B56006" w:rsidP="00C74DA2">
            <w:pPr>
              <w:jc w:val="both"/>
              <w:rPr>
                <w:rFonts w:cstheme="minorHAnsi"/>
              </w:rPr>
            </w:pPr>
            <w:r>
              <w:rPr>
                <w:rFonts w:cstheme="minorHAnsi"/>
                <w:b/>
                <w:bCs/>
              </w:rPr>
              <w:t xml:space="preserve">Climate Action: </w:t>
            </w:r>
            <w:r w:rsidRPr="00B56006">
              <w:rPr>
                <w:rFonts w:cstheme="minorHAnsi"/>
              </w:rPr>
              <w:t>US$ 30M is mobilised to mitigate and adapt to climate change, sequestering 4.2</w:t>
            </w:r>
            <w:r w:rsidR="00F077B0">
              <w:rPr>
                <w:rFonts w:cstheme="minorHAnsi"/>
              </w:rPr>
              <w:t xml:space="preserve"> </w:t>
            </w:r>
            <w:r w:rsidRPr="00B56006">
              <w:rPr>
                <w:rFonts w:cstheme="minorHAnsi"/>
              </w:rPr>
              <w:t>tCO2e by 2033 and substituting CO2 from industry by replacing firewood fuel with</w:t>
            </w:r>
          </w:p>
          <w:p w14:paraId="6DBB60FE" w14:textId="77777777" w:rsidR="00B56006" w:rsidRPr="00B56006" w:rsidRDefault="00B56006" w:rsidP="00C74DA2">
            <w:pPr>
              <w:jc w:val="both"/>
              <w:rPr>
                <w:rFonts w:cstheme="minorHAnsi"/>
              </w:rPr>
            </w:pPr>
            <w:r w:rsidRPr="00B56006">
              <w:rPr>
                <w:rFonts w:cstheme="minorHAnsi"/>
              </w:rPr>
              <w:t>clean energy (to quantify).</w:t>
            </w:r>
          </w:p>
          <w:p w14:paraId="240B36FA" w14:textId="2B476C65" w:rsidR="00B56006" w:rsidRPr="00B56006" w:rsidRDefault="00B56006" w:rsidP="00C74DA2">
            <w:pPr>
              <w:jc w:val="both"/>
              <w:rPr>
                <w:rFonts w:cstheme="minorHAnsi"/>
              </w:rPr>
            </w:pPr>
          </w:p>
        </w:tc>
      </w:tr>
      <w:tr w:rsidR="00B56006" w:rsidRPr="00E06C7D" w:rsidDel="0038777E" w14:paraId="49C5D7EE" w14:textId="77777777" w:rsidTr="00B56006">
        <w:trPr>
          <w:trHeight w:val="272"/>
        </w:trPr>
        <w:tc>
          <w:tcPr>
            <w:tcW w:w="1168" w:type="dxa"/>
          </w:tcPr>
          <w:p w14:paraId="028F5E04" w14:textId="77777777" w:rsidR="00B56006" w:rsidRPr="1D3DD0CD" w:rsidDel="0038777E" w:rsidRDefault="00B56006" w:rsidP="00C74DA2">
            <w:pPr>
              <w:jc w:val="both"/>
              <w:rPr>
                <w:b/>
                <w:bCs/>
                <w:color w:val="000099"/>
              </w:rPr>
            </w:pPr>
          </w:p>
        </w:tc>
        <w:tc>
          <w:tcPr>
            <w:tcW w:w="2669" w:type="dxa"/>
          </w:tcPr>
          <w:p w14:paraId="51166CA2" w14:textId="77777777" w:rsidR="00B56006" w:rsidRPr="004A450C" w:rsidRDefault="00B56006" w:rsidP="00C74DA2">
            <w:pPr>
              <w:jc w:val="both"/>
              <w:rPr>
                <w:rFonts w:cstheme="minorHAnsi"/>
                <w:b/>
                <w:color w:val="000099"/>
              </w:rPr>
            </w:pPr>
          </w:p>
        </w:tc>
        <w:tc>
          <w:tcPr>
            <w:tcW w:w="6058" w:type="dxa"/>
            <w:gridSpan w:val="2"/>
          </w:tcPr>
          <w:p w14:paraId="6D84A261" w14:textId="448AB162" w:rsidR="00B56006" w:rsidRPr="00B56006" w:rsidRDefault="00B56006" w:rsidP="00C74DA2">
            <w:pPr>
              <w:jc w:val="both"/>
              <w:rPr>
                <w:rFonts w:cstheme="minorHAnsi"/>
              </w:rPr>
            </w:pPr>
            <w:r>
              <w:rPr>
                <w:rFonts w:cstheme="minorHAnsi"/>
                <w:b/>
                <w:bCs/>
              </w:rPr>
              <w:t>Affordable And Clean Energy :</w:t>
            </w:r>
            <w:r w:rsidRPr="00B56006">
              <w:rPr>
                <w:rFonts w:cstheme="minorHAnsi"/>
              </w:rPr>
              <w:t>100% clean energy (solar and biogas) powers 26 agr</w:t>
            </w:r>
            <w:r w:rsidR="00213F8E">
              <w:rPr>
                <w:rFonts w:cstheme="minorHAnsi"/>
              </w:rPr>
              <w:t>i</w:t>
            </w:r>
            <w:r w:rsidRPr="00B56006">
              <w:rPr>
                <w:rFonts w:cstheme="minorHAnsi"/>
              </w:rPr>
              <w:t>-food processing units linked to</w:t>
            </w:r>
          </w:p>
          <w:p w14:paraId="1456471F" w14:textId="0E04DB56" w:rsidR="00B56006" w:rsidRPr="00B56006" w:rsidRDefault="00373C35" w:rsidP="00C74DA2">
            <w:pPr>
              <w:jc w:val="both"/>
              <w:rPr>
                <w:rFonts w:cstheme="minorHAnsi"/>
              </w:rPr>
            </w:pPr>
            <w:r>
              <w:rPr>
                <w:rFonts w:cstheme="minorHAnsi"/>
              </w:rPr>
              <w:t>6</w:t>
            </w:r>
            <w:r w:rsidR="00B56006" w:rsidRPr="00B56006">
              <w:rPr>
                <w:rFonts w:cstheme="minorHAnsi"/>
              </w:rPr>
              <w:t>0,750 jobs (Serious Shea employees and Co-operative workers), powers households</w:t>
            </w:r>
          </w:p>
          <w:p w14:paraId="645270FF" w14:textId="4CF328AF" w:rsidR="00B56006" w:rsidRPr="00B56006" w:rsidRDefault="00B56006" w:rsidP="00C74DA2">
            <w:pPr>
              <w:jc w:val="both"/>
              <w:rPr>
                <w:rFonts w:cstheme="minorHAnsi"/>
              </w:rPr>
            </w:pPr>
            <w:r w:rsidRPr="00B56006">
              <w:rPr>
                <w:rFonts w:cstheme="minorHAnsi"/>
              </w:rPr>
              <w:t>for 1M people and creates gross revenues of US$30M by 2030</w:t>
            </w:r>
          </w:p>
        </w:tc>
      </w:tr>
      <w:tr w:rsidR="00B56006" w:rsidRPr="00E06C7D" w:rsidDel="0038777E" w14:paraId="08E31E91" w14:textId="77777777" w:rsidTr="00B56006">
        <w:trPr>
          <w:trHeight w:val="272"/>
        </w:trPr>
        <w:tc>
          <w:tcPr>
            <w:tcW w:w="1168" w:type="dxa"/>
          </w:tcPr>
          <w:p w14:paraId="49A89DD0" w14:textId="77777777" w:rsidR="00B56006" w:rsidRPr="1D3DD0CD" w:rsidDel="0038777E" w:rsidRDefault="00B56006" w:rsidP="00C74DA2">
            <w:pPr>
              <w:jc w:val="both"/>
              <w:rPr>
                <w:b/>
                <w:bCs/>
                <w:color w:val="000099"/>
              </w:rPr>
            </w:pPr>
          </w:p>
        </w:tc>
        <w:tc>
          <w:tcPr>
            <w:tcW w:w="2669" w:type="dxa"/>
          </w:tcPr>
          <w:p w14:paraId="64BB197D" w14:textId="77777777" w:rsidR="00B56006" w:rsidRPr="004A450C" w:rsidRDefault="00B56006" w:rsidP="00C74DA2">
            <w:pPr>
              <w:jc w:val="both"/>
              <w:rPr>
                <w:rFonts w:cstheme="minorHAnsi"/>
                <w:b/>
                <w:color w:val="000099"/>
              </w:rPr>
            </w:pPr>
          </w:p>
        </w:tc>
        <w:tc>
          <w:tcPr>
            <w:tcW w:w="6058" w:type="dxa"/>
            <w:gridSpan w:val="2"/>
          </w:tcPr>
          <w:p w14:paraId="5734EDE3" w14:textId="365C6BDE" w:rsidR="00B56006" w:rsidRPr="00B56006" w:rsidRDefault="00B56006" w:rsidP="00C74DA2">
            <w:pPr>
              <w:jc w:val="both"/>
              <w:rPr>
                <w:rFonts w:cstheme="minorHAnsi"/>
              </w:rPr>
            </w:pPr>
            <w:r>
              <w:rPr>
                <w:rFonts w:cstheme="minorHAnsi"/>
                <w:b/>
                <w:bCs/>
              </w:rPr>
              <w:t xml:space="preserve">Responsible Consumption and Production </w:t>
            </w:r>
            <w:r w:rsidRPr="00B56006">
              <w:rPr>
                <w:rFonts w:cstheme="minorHAnsi"/>
              </w:rPr>
              <w:t>3774TMT /year food is processed to reduce food loss to zero in processing and</w:t>
            </w:r>
          </w:p>
          <w:p w14:paraId="2496F5BB" w14:textId="77777777" w:rsidR="00B56006" w:rsidRPr="00B56006" w:rsidRDefault="00B56006" w:rsidP="00C74DA2">
            <w:pPr>
              <w:jc w:val="both"/>
              <w:rPr>
                <w:rFonts w:cstheme="minorHAnsi"/>
              </w:rPr>
            </w:pPr>
            <w:r w:rsidRPr="00B56006">
              <w:rPr>
                <w:rFonts w:cstheme="minorHAnsi"/>
              </w:rPr>
              <w:t>minimised from a regional loss of 80% including storage and transport to wholesale.</w:t>
            </w:r>
          </w:p>
          <w:p w14:paraId="4E5DDFB9" w14:textId="503FD0A0" w:rsidR="00B56006" w:rsidRPr="00B56006" w:rsidRDefault="00B56006" w:rsidP="00C74DA2">
            <w:pPr>
              <w:jc w:val="both"/>
              <w:rPr>
                <w:rFonts w:cstheme="minorHAnsi"/>
              </w:rPr>
            </w:pPr>
            <w:r w:rsidRPr="00B56006">
              <w:rPr>
                <w:rFonts w:cstheme="minorHAnsi"/>
              </w:rPr>
              <w:t>1.0M ha and 3774MT agr</w:t>
            </w:r>
            <w:r w:rsidR="00213F8E">
              <w:rPr>
                <w:rFonts w:cstheme="minorHAnsi"/>
              </w:rPr>
              <w:t>i</w:t>
            </w:r>
            <w:r w:rsidRPr="00B56006">
              <w:rPr>
                <w:rFonts w:cstheme="minorHAnsi"/>
              </w:rPr>
              <w:t>-food are produced with sustainable practices which include</w:t>
            </w:r>
          </w:p>
          <w:p w14:paraId="4B0B5029" w14:textId="43998B2C" w:rsidR="00B56006" w:rsidRDefault="00B56006" w:rsidP="00C74DA2">
            <w:pPr>
              <w:jc w:val="both"/>
              <w:rPr>
                <w:rFonts w:cstheme="minorHAnsi"/>
                <w:b/>
                <w:bCs/>
              </w:rPr>
            </w:pPr>
            <w:r w:rsidRPr="00B56006">
              <w:rPr>
                <w:rFonts w:cstheme="minorHAnsi"/>
              </w:rPr>
              <w:t xml:space="preserve">water saving technologies, </w:t>
            </w:r>
            <w:r w:rsidR="00213F8E" w:rsidRPr="00B56006">
              <w:rPr>
                <w:rFonts w:cstheme="minorHAnsi"/>
              </w:rPr>
              <w:t>deforestation</w:t>
            </w:r>
            <w:r w:rsidRPr="00B56006">
              <w:rPr>
                <w:rFonts w:cstheme="minorHAnsi"/>
              </w:rPr>
              <w:t>-free, carbon-zero, zero waste processing.</w:t>
            </w:r>
          </w:p>
          <w:p w14:paraId="78CDC3F2" w14:textId="315CAAA5" w:rsidR="00B56006" w:rsidRPr="00B56006" w:rsidRDefault="00B56006" w:rsidP="00C74DA2">
            <w:pPr>
              <w:jc w:val="both"/>
              <w:rPr>
                <w:rFonts w:cstheme="minorHAnsi"/>
                <w:b/>
                <w:bCs/>
              </w:rPr>
            </w:pPr>
          </w:p>
        </w:tc>
      </w:tr>
      <w:tr w:rsidR="00B56006" w:rsidRPr="00E06C7D" w:rsidDel="0038777E" w14:paraId="7ED57B7B" w14:textId="77777777" w:rsidTr="00B56006">
        <w:trPr>
          <w:trHeight w:val="272"/>
        </w:trPr>
        <w:tc>
          <w:tcPr>
            <w:tcW w:w="1168" w:type="dxa"/>
          </w:tcPr>
          <w:p w14:paraId="3899875E" w14:textId="77777777" w:rsidR="00B56006" w:rsidRPr="1D3DD0CD" w:rsidDel="0038777E" w:rsidRDefault="00B56006" w:rsidP="00C74DA2">
            <w:pPr>
              <w:jc w:val="both"/>
              <w:rPr>
                <w:b/>
                <w:bCs/>
                <w:color w:val="000099"/>
              </w:rPr>
            </w:pPr>
          </w:p>
        </w:tc>
        <w:tc>
          <w:tcPr>
            <w:tcW w:w="2669" w:type="dxa"/>
          </w:tcPr>
          <w:p w14:paraId="74EAF4D7" w14:textId="77777777" w:rsidR="00B56006" w:rsidRPr="004A450C" w:rsidRDefault="00B56006" w:rsidP="00C74DA2">
            <w:pPr>
              <w:jc w:val="both"/>
              <w:rPr>
                <w:rFonts w:cstheme="minorHAnsi"/>
                <w:b/>
                <w:color w:val="000099"/>
              </w:rPr>
            </w:pPr>
          </w:p>
        </w:tc>
        <w:tc>
          <w:tcPr>
            <w:tcW w:w="6058" w:type="dxa"/>
            <w:gridSpan w:val="2"/>
          </w:tcPr>
          <w:p w14:paraId="249FB56F" w14:textId="7EF2E80E" w:rsidR="00B56006" w:rsidRPr="00B56006" w:rsidRDefault="00B56006" w:rsidP="00C74DA2">
            <w:pPr>
              <w:jc w:val="both"/>
              <w:rPr>
                <w:rFonts w:cstheme="minorHAnsi"/>
              </w:rPr>
            </w:pPr>
            <w:r>
              <w:rPr>
                <w:rFonts w:cstheme="minorHAnsi"/>
                <w:b/>
                <w:bCs/>
              </w:rPr>
              <w:t xml:space="preserve">Zero Hunger </w:t>
            </w:r>
            <w:r w:rsidRPr="00B56006">
              <w:rPr>
                <w:rFonts w:cstheme="minorHAnsi"/>
              </w:rPr>
              <w:t xml:space="preserve">Income to </w:t>
            </w:r>
            <w:r w:rsidR="00373C35">
              <w:rPr>
                <w:rFonts w:cstheme="minorHAnsi"/>
              </w:rPr>
              <w:t>6</w:t>
            </w:r>
            <w:r w:rsidRPr="00B56006">
              <w:rPr>
                <w:rFonts w:cstheme="minorHAnsi"/>
              </w:rPr>
              <w:t>0,000 households is increased by at least 5* the minimum wage and</w:t>
            </w:r>
          </w:p>
          <w:p w14:paraId="74BFD82F" w14:textId="75C30334" w:rsidR="00B56006" w:rsidRPr="00213F8E" w:rsidRDefault="00B56006" w:rsidP="00C74DA2">
            <w:pPr>
              <w:jc w:val="both"/>
              <w:rPr>
                <w:rFonts w:cstheme="minorHAnsi"/>
              </w:rPr>
            </w:pPr>
            <w:r w:rsidRPr="00B56006">
              <w:rPr>
                <w:rFonts w:cstheme="minorHAnsi"/>
              </w:rPr>
              <w:t>1.5* the average wage of the largest small holder farmers (3Ha US$734/year).</w:t>
            </w:r>
            <w:r>
              <w:rPr>
                <w:rFonts w:cstheme="minorHAnsi"/>
              </w:rPr>
              <w:t xml:space="preserve"> </w:t>
            </w:r>
            <w:r w:rsidR="00373C35">
              <w:rPr>
                <w:rFonts w:cstheme="minorHAnsi"/>
              </w:rPr>
              <w:t>6</w:t>
            </w:r>
            <w:r w:rsidRPr="00B56006">
              <w:rPr>
                <w:rFonts w:cstheme="minorHAnsi"/>
              </w:rPr>
              <w:t xml:space="preserve">0,000 Co-operative workers, at least 50% women have equal payment and </w:t>
            </w:r>
            <w:r w:rsidR="00213F8E" w:rsidRPr="00B56006">
              <w:rPr>
                <w:rFonts w:cstheme="minorHAnsi"/>
              </w:rPr>
              <w:t>land rights</w:t>
            </w:r>
            <w:r w:rsidRPr="00B56006">
              <w:rPr>
                <w:rFonts w:cstheme="minorHAnsi"/>
              </w:rPr>
              <w:t xml:space="preserve"> secured through co-operative instruments.</w:t>
            </w:r>
          </w:p>
        </w:tc>
      </w:tr>
      <w:tr w:rsidR="00121A43" w:rsidRPr="00341C0F" w14:paraId="44A3E78B" w14:textId="77777777" w:rsidTr="00B56006">
        <w:tc>
          <w:tcPr>
            <w:tcW w:w="1168" w:type="dxa"/>
            <w:shd w:val="clear" w:color="auto" w:fill="000099"/>
          </w:tcPr>
          <w:p w14:paraId="5786C8F5" w14:textId="77777777" w:rsidR="00121A43" w:rsidRPr="00341C0F" w:rsidRDefault="00121A43" w:rsidP="00C74DA2">
            <w:pPr>
              <w:pStyle w:val="Heading2"/>
              <w:jc w:val="both"/>
              <w:rPr>
                <w:b/>
                <w:bCs/>
                <w:color w:val="FFFFFF" w:themeColor="background1"/>
              </w:rPr>
            </w:pPr>
          </w:p>
        </w:tc>
        <w:tc>
          <w:tcPr>
            <w:tcW w:w="2669" w:type="dxa"/>
            <w:shd w:val="clear" w:color="auto" w:fill="000099"/>
          </w:tcPr>
          <w:p w14:paraId="68D85384" w14:textId="77777777" w:rsidR="00121A43" w:rsidRPr="00341C0F" w:rsidRDefault="00121A43" w:rsidP="00C74DA2">
            <w:pPr>
              <w:pStyle w:val="Heading2"/>
              <w:jc w:val="both"/>
              <w:rPr>
                <w:b/>
                <w:bCs/>
                <w:color w:val="FFFFFF" w:themeColor="background1"/>
              </w:rPr>
            </w:pPr>
            <w:bookmarkStart w:id="3" w:name="_Toc111114955"/>
            <w:r w:rsidRPr="00341C0F">
              <w:rPr>
                <w:b/>
                <w:bCs/>
                <w:color w:val="FFFFFF" w:themeColor="background1"/>
              </w:rPr>
              <w:t>The Agroforestry System</w:t>
            </w:r>
            <w:bookmarkEnd w:id="3"/>
          </w:p>
        </w:tc>
        <w:tc>
          <w:tcPr>
            <w:tcW w:w="6058" w:type="dxa"/>
            <w:gridSpan w:val="2"/>
            <w:shd w:val="clear" w:color="auto" w:fill="000099"/>
          </w:tcPr>
          <w:p w14:paraId="4E08DA1A" w14:textId="77777777" w:rsidR="00121A43" w:rsidRPr="00341C0F" w:rsidRDefault="00121A43" w:rsidP="00C74DA2">
            <w:pPr>
              <w:pStyle w:val="Heading2"/>
              <w:jc w:val="both"/>
              <w:rPr>
                <w:b/>
                <w:bCs/>
                <w:color w:val="FFFFFF" w:themeColor="background1"/>
              </w:rPr>
            </w:pPr>
          </w:p>
        </w:tc>
      </w:tr>
      <w:tr w:rsidR="003E0C5F" w:rsidRPr="00E06C7D" w14:paraId="6BFEA19F" w14:textId="77777777" w:rsidTr="00B56006">
        <w:tc>
          <w:tcPr>
            <w:tcW w:w="1168" w:type="dxa"/>
          </w:tcPr>
          <w:p w14:paraId="7EBB9E2A" w14:textId="24D9DA63" w:rsidR="003E0C5F" w:rsidRDefault="003E0C5F" w:rsidP="00C74DA2">
            <w:pPr>
              <w:jc w:val="both"/>
              <w:rPr>
                <w:rFonts w:cstheme="minorHAnsi"/>
                <w:b/>
                <w:color w:val="000099"/>
              </w:rPr>
            </w:pPr>
            <w:r>
              <w:rPr>
                <w:rFonts w:cstheme="minorHAnsi"/>
                <w:b/>
                <w:color w:val="000099"/>
              </w:rPr>
              <w:t xml:space="preserve">20 </w:t>
            </w:r>
          </w:p>
        </w:tc>
        <w:tc>
          <w:tcPr>
            <w:tcW w:w="2669" w:type="dxa"/>
          </w:tcPr>
          <w:p w14:paraId="1A01F034" w14:textId="77777777" w:rsidR="003E0C5F" w:rsidRDefault="003E0C5F" w:rsidP="00C74DA2">
            <w:pPr>
              <w:jc w:val="both"/>
              <w:rPr>
                <w:rFonts w:eastAsia="Times New Roman" w:cstheme="minorHAnsi"/>
                <w:b/>
                <w:bCs/>
                <w:color w:val="000099"/>
                <w:lang w:val="en-US" w:eastAsia="nl-NL"/>
              </w:rPr>
            </w:pPr>
            <w:r>
              <w:rPr>
                <w:rFonts w:eastAsia="Times New Roman" w:cstheme="minorHAnsi"/>
                <w:b/>
                <w:bCs/>
                <w:color w:val="000099"/>
                <w:lang w:val="en-US" w:eastAsia="nl-NL"/>
              </w:rPr>
              <w:t>How would you define an agroforestry system?</w:t>
            </w:r>
          </w:p>
          <w:p w14:paraId="7EAFB368" w14:textId="60CC55BC" w:rsidR="003E0C5F" w:rsidRPr="00E06C7D" w:rsidRDefault="003E0C5F" w:rsidP="00C74DA2">
            <w:pPr>
              <w:jc w:val="both"/>
              <w:rPr>
                <w:rFonts w:eastAsia="Times New Roman" w:cstheme="minorHAnsi"/>
                <w:b/>
                <w:bCs/>
                <w:color w:val="000099"/>
                <w:lang w:val="en-US" w:eastAsia="nl-NL"/>
              </w:rPr>
            </w:pPr>
          </w:p>
        </w:tc>
        <w:tc>
          <w:tcPr>
            <w:tcW w:w="6058" w:type="dxa"/>
            <w:gridSpan w:val="2"/>
          </w:tcPr>
          <w:p w14:paraId="35828A41" w14:textId="20433963" w:rsidR="003E0C5F" w:rsidRPr="00E06C7D" w:rsidRDefault="00896051" w:rsidP="00C74DA2">
            <w:pPr>
              <w:jc w:val="both"/>
              <w:rPr>
                <w:rFonts w:cstheme="minorHAnsi"/>
              </w:rPr>
            </w:pPr>
            <w:r w:rsidRPr="00896051">
              <w:rPr>
                <w:rFonts w:cstheme="minorHAnsi"/>
              </w:rPr>
              <w:t xml:space="preserve">Agroforestry systems are land management practices in which trees and shrubs are produced on the same land area as agricultural crops or livestock. Therefore, agroforestry systems combine trees, crops, or livestock to increase diversity, productivity, profitability, and environmental stewardship. Therefore, agroforestry systems can provide a sustainable alternative to biologically simplified or low diversity cropping systems. Agroforestry systems are also suited for the rejuvenation of marginal land in both temperate and tropical biomes. Improved soil quality, through organic matter input from trees and crops lead to increased crop yield, ensuring the long-term security of food and soil. The tree and soil component of agroforestry systems can also be a long-term sink for carbon, thereby contributing </w:t>
            </w:r>
            <w:r w:rsidRPr="00896051">
              <w:rPr>
                <w:rFonts w:cstheme="minorHAnsi"/>
              </w:rPr>
              <w:lastRenderedPageBreak/>
              <w:t>to climate change mitigation. In 2013 the United Nations Federation of Agriculture Organization (UN-FAO) recommended the adoption of agroforestry practices for food security and the need for developing country governments to incorporate agroforestry into their national agricultural policies. Agroforestry systems are also of interest since they can offset the need for deforestation in tropical environments. It was estimated that for each hectare of sustainable agroforestry production, up to twenty hectares of deforestation could be prevented. Apart from enhancing soil health and crop productivity, agroforestry systems also have other environmental benefits. These include reduced nutrient leaching and soil erosion, maintenance of nutrient cycling, reduction of weeds and pests, enhanced soil water availability and enhanced biodiversity. Agroforestry provides a more diverse farming system, thereby reducing economic risks due to the production of multiple products. This also helps to stimulate the rural economy.</w:t>
            </w:r>
          </w:p>
        </w:tc>
      </w:tr>
      <w:tr w:rsidR="00121A43" w:rsidRPr="00E06C7D" w14:paraId="1303F7C1" w14:textId="77777777" w:rsidTr="00B56006">
        <w:tc>
          <w:tcPr>
            <w:tcW w:w="1168" w:type="dxa"/>
          </w:tcPr>
          <w:p w14:paraId="5EF6A001" w14:textId="4488B8C0" w:rsidR="00121A43" w:rsidRPr="00E06C7D" w:rsidRDefault="00121A43" w:rsidP="00C74DA2">
            <w:pPr>
              <w:jc w:val="both"/>
              <w:rPr>
                <w:rFonts w:cstheme="minorHAnsi"/>
                <w:b/>
                <w:color w:val="000099"/>
              </w:rPr>
            </w:pPr>
            <w:r>
              <w:rPr>
                <w:rFonts w:cstheme="minorHAnsi"/>
                <w:b/>
                <w:color w:val="000099"/>
              </w:rPr>
              <w:lastRenderedPageBreak/>
              <w:t>2</w:t>
            </w:r>
            <w:r w:rsidR="00913938">
              <w:rPr>
                <w:rFonts w:cstheme="minorHAnsi"/>
                <w:b/>
                <w:color w:val="000099"/>
              </w:rPr>
              <w:t>1</w:t>
            </w:r>
          </w:p>
        </w:tc>
        <w:tc>
          <w:tcPr>
            <w:tcW w:w="2669" w:type="dxa"/>
          </w:tcPr>
          <w:p w14:paraId="36651E68" w14:textId="46DDE85E" w:rsidR="00121A43" w:rsidRPr="00E06C7D" w:rsidRDefault="00121A43" w:rsidP="00C74DA2">
            <w:pPr>
              <w:jc w:val="both"/>
              <w:rPr>
                <w:rFonts w:eastAsia="Times New Roman" w:cstheme="minorHAnsi"/>
                <w:b/>
                <w:bCs/>
                <w:color w:val="000099"/>
                <w:lang w:val="en-US" w:eastAsia="nl-NL"/>
              </w:rPr>
            </w:pPr>
            <w:r w:rsidRPr="00E06C7D">
              <w:rPr>
                <w:rFonts w:eastAsia="Times New Roman" w:cstheme="minorHAnsi"/>
                <w:b/>
                <w:bCs/>
                <w:color w:val="000099"/>
                <w:lang w:val="en-US" w:eastAsia="nl-NL"/>
              </w:rPr>
              <w:t>Is this project new or existing agroforestry or a combination</w:t>
            </w:r>
            <w:r>
              <w:rPr>
                <w:rFonts w:eastAsia="Times New Roman" w:cstheme="minorHAnsi"/>
                <w:b/>
                <w:bCs/>
                <w:color w:val="000099"/>
                <w:lang w:val="en-US" w:eastAsia="nl-NL"/>
              </w:rPr>
              <w:t>?</w:t>
            </w:r>
          </w:p>
          <w:p w14:paraId="3DA0E70F" w14:textId="67822B19" w:rsidR="009C1DC5" w:rsidRPr="009C1DC5" w:rsidRDefault="009C1DC5" w:rsidP="00C74DA2">
            <w:pPr>
              <w:jc w:val="both"/>
              <w:rPr>
                <w:rFonts w:eastAsia="Times New Roman" w:cstheme="minorHAnsi"/>
                <w:color w:val="000099"/>
                <w:lang w:val="en-US" w:eastAsia="nl-NL"/>
              </w:rPr>
            </w:pPr>
            <w:r w:rsidRPr="009C1DC5">
              <w:rPr>
                <w:rFonts w:eastAsia="Times New Roman" w:cstheme="minorHAnsi"/>
                <w:color w:val="000099"/>
                <w:lang w:val="en-US" w:eastAsia="nl-NL"/>
              </w:rPr>
              <w:t xml:space="preserve">(Please note: Acorn </w:t>
            </w:r>
            <w:r>
              <w:rPr>
                <w:rFonts w:eastAsia="Times New Roman" w:cstheme="minorHAnsi"/>
                <w:color w:val="000099"/>
                <w:lang w:val="en-US" w:eastAsia="nl-NL"/>
              </w:rPr>
              <w:t>considers</w:t>
            </w:r>
            <w:r w:rsidRPr="009C1DC5">
              <w:rPr>
                <w:rFonts w:eastAsia="Times New Roman" w:cstheme="minorHAnsi"/>
                <w:color w:val="000099"/>
                <w:lang w:val="en-US" w:eastAsia="nl-NL"/>
              </w:rPr>
              <w:t xml:space="preserve"> </w:t>
            </w:r>
            <w:r>
              <w:rPr>
                <w:rFonts w:eastAsia="Times New Roman" w:cstheme="minorHAnsi"/>
                <w:color w:val="000099"/>
                <w:lang w:val="en-US" w:eastAsia="nl-NL"/>
              </w:rPr>
              <w:t>“</w:t>
            </w:r>
            <w:r w:rsidRPr="009C1DC5">
              <w:rPr>
                <w:rFonts w:eastAsia="Times New Roman" w:cstheme="minorHAnsi"/>
                <w:color w:val="000099"/>
                <w:lang w:val="en-US" w:eastAsia="nl-NL"/>
              </w:rPr>
              <w:t>new</w:t>
            </w:r>
            <w:r>
              <w:rPr>
                <w:rFonts w:eastAsia="Times New Roman" w:cstheme="minorHAnsi"/>
                <w:color w:val="000099"/>
                <w:lang w:val="en-US" w:eastAsia="nl-NL"/>
              </w:rPr>
              <w:t>”</w:t>
            </w:r>
            <w:r w:rsidRPr="009C1DC5">
              <w:rPr>
                <w:rFonts w:eastAsia="Times New Roman" w:cstheme="minorHAnsi"/>
                <w:color w:val="000099"/>
                <w:lang w:val="en-US" w:eastAsia="nl-NL"/>
              </w:rPr>
              <w:t xml:space="preserve"> as no trees ever planted under an agroforestry project)</w:t>
            </w:r>
          </w:p>
          <w:p w14:paraId="604C3FAA" w14:textId="77777777" w:rsidR="00121A43" w:rsidRPr="009C1DC5" w:rsidRDefault="00121A43" w:rsidP="00C74DA2">
            <w:pPr>
              <w:jc w:val="both"/>
              <w:rPr>
                <w:rFonts w:cstheme="minorHAnsi"/>
                <w:b/>
                <w:color w:val="000099"/>
                <w:lang w:val="en-US"/>
              </w:rPr>
            </w:pPr>
          </w:p>
        </w:tc>
        <w:tc>
          <w:tcPr>
            <w:tcW w:w="6058" w:type="dxa"/>
            <w:gridSpan w:val="2"/>
          </w:tcPr>
          <w:p w14:paraId="33EF73A6" w14:textId="69DC1BA2" w:rsidR="00121A43" w:rsidRPr="006063B5" w:rsidRDefault="0023246B" w:rsidP="009834E9">
            <w:pPr>
              <w:rPr>
                <w:rFonts w:cstheme="minorHAnsi"/>
              </w:rPr>
            </w:pPr>
            <w:r w:rsidRPr="006063B5">
              <w:rPr>
                <w:rFonts w:cstheme="minorHAnsi"/>
              </w:rPr>
              <w:t xml:space="preserve">Existing and </w:t>
            </w:r>
            <w:r w:rsidR="009C470B" w:rsidRPr="006063B5">
              <w:rPr>
                <w:rFonts w:cstheme="minorHAnsi"/>
              </w:rPr>
              <w:t>New Agroforestry</w:t>
            </w:r>
            <w:r w:rsidR="009834E9">
              <w:rPr>
                <w:rFonts w:cstheme="minorHAnsi"/>
              </w:rPr>
              <w:br/>
            </w:r>
          </w:p>
          <w:p w14:paraId="68334C53" w14:textId="31E1ECD1" w:rsidR="0023246B" w:rsidRPr="004852A8" w:rsidRDefault="0023246B" w:rsidP="009834E9">
            <w:pPr>
              <w:rPr>
                <w:rFonts w:cstheme="minorHAnsi"/>
              </w:rPr>
            </w:pPr>
            <w:r w:rsidRPr="006063B5">
              <w:rPr>
                <w:rFonts w:cstheme="minorHAnsi"/>
              </w:rPr>
              <w:t>Existing</w:t>
            </w:r>
            <w:r w:rsidR="009834E9">
              <w:rPr>
                <w:rFonts w:cstheme="minorHAnsi"/>
              </w:rPr>
              <w:t xml:space="preserve"> (5%)</w:t>
            </w:r>
            <w:r w:rsidRPr="006063B5">
              <w:rPr>
                <w:rFonts w:cstheme="minorHAnsi"/>
              </w:rPr>
              <w:t xml:space="preserve"> </w:t>
            </w:r>
            <w:r w:rsidR="009641BF" w:rsidRPr="006063B5">
              <w:rPr>
                <w:rFonts w:cstheme="minorHAnsi"/>
              </w:rPr>
              <w:t xml:space="preserve">= </w:t>
            </w:r>
            <w:r w:rsidR="009834E9" w:rsidRPr="006063B5">
              <w:rPr>
                <w:rFonts w:cstheme="minorHAnsi"/>
              </w:rPr>
              <w:t>Recently planted trees in private farm</w:t>
            </w:r>
            <w:r w:rsidR="009834E9">
              <w:rPr>
                <w:rFonts w:cstheme="minorHAnsi"/>
              </w:rPr>
              <w:t xml:space="preserve">, </w:t>
            </w:r>
            <w:r w:rsidR="009641BF" w:rsidRPr="006063B5">
              <w:rPr>
                <w:rFonts w:cstheme="minorHAnsi"/>
              </w:rPr>
              <w:t>planted within</w:t>
            </w:r>
            <w:r w:rsidR="00BE7089" w:rsidRPr="006063B5">
              <w:rPr>
                <w:rFonts w:cstheme="minorHAnsi"/>
              </w:rPr>
              <w:t xml:space="preserve"> 5 years</w:t>
            </w:r>
            <w:r w:rsidR="006063B5">
              <w:rPr>
                <w:rFonts w:cstheme="minorHAnsi"/>
              </w:rPr>
              <w:t xml:space="preserve">, but agroforestry design or implementation plan is missing. </w:t>
            </w:r>
            <w:r w:rsidR="0044145B">
              <w:rPr>
                <w:rFonts w:cstheme="minorHAnsi"/>
              </w:rPr>
              <w:t>They need</w:t>
            </w:r>
            <w:r w:rsidR="001C33B3">
              <w:rPr>
                <w:rFonts w:cstheme="minorHAnsi"/>
              </w:rPr>
              <w:t>ed</w:t>
            </w:r>
            <w:r w:rsidR="0044145B">
              <w:rPr>
                <w:rFonts w:cstheme="minorHAnsi"/>
              </w:rPr>
              <w:t xml:space="preserve"> to plant</w:t>
            </w:r>
            <w:r w:rsidR="001C33B3">
              <w:rPr>
                <w:rFonts w:cstheme="minorHAnsi"/>
              </w:rPr>
              <w:t xml:space="preserve"> these</w:t>
            </w:r>
            <w:r w:rsidR="0044145B">
              <w:rPr>
                <w:rFonts w:cstheme="minorHAnsi"/>
              </w:rPr>
              <w:t xml:space="preserve"> trees to be able to obtain the land. </w:t>
            </w:r>
            <w:r w:rsidR="0044145B">
              <w:rPr>
                <w:rFonts w:cstheme="minorHAnsi"/>
              </w:rPr>
              <w:br/>
            </w:r>
            <w:r w:rsidR="00BE7089" w:rsidRPr="006063B5">
              <w:rPr>
                <w:rFonts w:cstheme="minorHAnsi"/>
              </w:rPr>
              <w:br/>
            </w:r>
            <w:r w:rsidR="00BE7089">
              <w:rPr>
                <w:rFonts w:cstheme="minorHAnsi"/>
              </w:rPr>
              <w:t>New = 95%</w:t>
            </w:r>
          </w:p>
        </w:tc>
      </w:tr>
      <w:tr w:rsidR="00121A43" w:rsidRPr="00E06C7D" w14:paraId="47E6208C" w14:textId="77777777" w:rsidTr="00B56006">
        <w:trPr>
          <w:trHeight w:val="387"/>
        </w:trPr>
        <w:tc>
          <w:tcPr>
            <w:tcW w:w="1168" w:type="dxa"/>
          </w:tcPr>
          <w:p w14:paraId="093EC2A9" w14:textId="2EB645E6" w:rsidR="00121A43" w:rsidRPr="00E06C7D" w:rsidRDefault="00121A43" w:rsidP="00C74DA2">
            <w:pPr>
              <w:jc w:val="both"/>
              <w:rPr>
                <w:b/>
                <w:bCs/>
                <w:color w:val="000099"/>
              </w:rPr>
            </w:pPr>
            <w:r>
              <w:rPr>
                <w:b/>
                <w:bCs/>
                <w:color w:val="000099"/>
              </w:rPr>
              <w:t>2</w:t>
            </w:r>
            <w:r w:rsidR="00913938">
              <w:rPr>
                <w:b/>
                <w:bCs/>
                <w:color w:val="000099"/>
              </w:rPr>
              <w:t>2</w:t>
            </w:r>
          </w:p>
        </w:tc>
        <w:tc>
          <w:tcPr>
            <w:tcW w:w="2669" w:type="dxa"/>
          </w:tcPr>
          <w:p w14:paraId="47BE8404" w14:textId="7B43D440" w:rsidR="00121A43" w:rsidRDefault="00121A43" w:rsidP="00C74DA2">
            <w:pPr>
              <w:jc w:val="both"/>
              <w:rPr>
                <w:rFonts w:cstheme="minorHAnsi"/>
                <w:bCs/>
                <w:color w:val="000099"/>
              </w:rPr>
            </w:pPr>
            <w:r w:rsidRPr="00E06C7D">
              <w:rPr>
                <w:rFonts w:cstheme="minorHAnsi"/>
                <w:b/>
                <w:color w:val="000099"/>
              </w:rPr>
              <w:t xml:space="preserve">Type of trees that have/will be planted under agroforestry scheme </w:t>
            </w:r>
            <w:r w:rsidRPr="00E06C7D">
              <w:rPr>
                <w:rFonts w:cstheme="minorHAnsi"/>
                <w:bCs/>
                <w:color w:val="000099"/>
              </w:rPr>
              <w:t>(shade, fruit</w:t>
            </w:r>
            <w:r>
              <w:rPr>
                <w:rFonts w:cstheme="minorHAnsi"/>
                <w:bCs/>
                <w:color w:val="000099"/>
              </w:rPr>
              <w:t>-</w:t>
            </w:r>
            <w:r w:rsidRPr="00E06C7D">
              <w:rPr>
                <w:rFonts w:cstheme="minorHAnsi"/>
                <w:bCs/>
                <w:color w:val="000099"/>
              </w:rPr>
              <w:t>bearing, medicinal)</w:t>
            </w:r>
          </w:p>
          <w:p w14:paraId="72DB7740" w14:textId="77777777" w:rsidR="00121A43" w:rsidRPr="00E06C7D" w:rsidRDefault="00121A43" w:rsidP="00C74DA2">
            <w:pPr>
              <w:jc w:val="both"/>
              <w:rPr>
                <w:rFonts w:cstheme="minorHAnsi"/>
                <w:b/>
                <w:color w:val="000099"/>
              </w:rPr>
            </w:pPr>
            <w:r w:rsidRPr="00E06C7D">
              <w:rPr>
                <w:rFonts w:cstheme="minorHAnsi"/>
                <w:b/>
                <w:color w:val="000099"/>
              </w:rPr>
              <w:t xml:space="preserve"> </w:t>
            </w:r>
          </w:p>
        </w:tc>
        <w:tc>
          <w:tcPr>
            <w:tcW w:w="6058" w:type="dxa"/>
            <w:gridSpan w:val="2"/>
          </w:tcPr>
          <w:p w14:paraId="29EEE009" w14:textId="4E1CBF81" w:rsidR="00712773" w:rsidRPr="00712773" w:rsidRDefault="009C3F44" w:rsidP="00C74DA2">
            <w:pPr>
              <w:pStyle w:val="ListParagraph"/>
              <w:numPr>
                <w:ilvl w:val="0"/>
                <w:numId w:val="10"/>
              </w:numPr>
              <w:jc w:val="both"/>
              <w:rPr>
                <w:rFonts w:cstheme="minorHAnsi"/>
              </w:rPr>
            </w:pPr>
            <w:r w:rsidRPr="00712773">
              <w:rPr>
                <w:rFonts w:cstheme="minorHAnsi"/>
              </w:rPr>
              <w:t>Acacia</w:t>
            </w:r>
            <w:r w:rsidR="00712773" w:rsidRPr="00712773">
              <w:rPr>
                <w:rFonts w:cstheme="minorHAnsi"/>
              </w:rPr>
              <w:t xml:space="preserve"> Mellifera (as Fences)</w:t>
            </w:r>
          </w:p>
          <w:p w14:paraId="4C15810D" w14:textId="448DA2C1" w:rsidR="00712773" w:rsidRPr="00712773" w:rsidRDefault="00712773" w:rsidP="00C74DA2">
            <w:pPr>
              <w:pStyle w:val="ListParagraph"/>
              <w:numPr>
                <w:ilvl w:val="0"/>
                <w:numId w:val="10"/>
              </w:numPr>
              <w:jc w:val="both"/>
              <w:rPr>
                <w:rFonts w:cstheme="minorHAnsi"/>
              </w:rPr>
            </w:pPr>
            <w:r w:rsidRPr="00712773">
              <w:rPr>
                <w:rFonts w:cstheme="minorHAnsi"/>
              </w:rPr>
              <w:t>Moringa (for oil and powder)</w:t>
            </w:r>
          </w:p>
          <w:p w14:paraId="7004AA02" w14:textId="609DB0C0" w:rsidR="00712773" w:rsidRPr="00712773" w:rsidRDefault="00712773" w:rsidP="00C74DA2">
            <w:pPr>
              <w:pStyle w:val="ListParagraph"/>
              <w:numPr>
                <w:ilvl w:val="0"/>
                <w:numId w:val="10"/>
              </w:numPr>
              <w:jc w:val="both"/>
              <w:rPr>
                <w:rFonts w:cstheme="minorHAnsi"/>
              </w:rPr>
            </w:pPr>
            <w:r w:rsidRPr="00712773">
              <w:rPr>
                <w:rFonts w:cstheme="minorHAnsi"/>
              </w:rPr>
              <w:t>Baobab</w:t>
            </w:r>
            <w:r>
              <w:rPr>
                <w:rFonts w:cstheme="minorHAnsi"/>
              </w:rPr>
              <w:t xml:space="preserve"> (Fruit, powder)</w:t>
            </w:r>
          </w:p>
          <w:p w14:paraId="7DFB0A34" w14:textId="3B29668F" w:rsidR="00712773" w:rsidRPr="00712773" w:rsidRDefault="00712773" w:rsidP="00C74DA2">
            <w:pPr>
              <w:pStyle w:val="ListParagraph"/>
              <w:numPr>
                <w:ilvl w:val="0"/>
                <w:numId w:val="10"/>
              </w:numPr>
              <w:jc w:val="both"/>
              <w:rPr>
                <w:rFonts w:cstheme="minorHAnsi"/>
              </w:rPr>
            </w:pPr>
            <w:r w:rsidRPr="00712773">
              <w:rPr>
                <w:rFonts w:cstheme="minorHAnsi"/>
              </w:rPr>
              <w:t>Shea</w:t>
            </w:r>
            <w:r>
              <w:rPr>
                <w:rFonts w:cstheme="minorHAnsi"/>
              </w:rPr>
              <w:t xml:space="preserve"> (fruit, butter)</w:t>
            </w:r>
          </w:p>
          <w:p w14:paraId="22C37A48" w14:textId="43EBC80E" w:rsidR="00712773" w:rsidRPr="00712773" w:rsidRDefault="00712773" w:rsidP="00C74DA2">
            <w:pPr>
              <w:pStyle w:val="ListParagraph"/>
              <w:numPr>
                <w:ilvl w:val="0"/>
                <w:numId w:val="10"/>
              </w:numPr>
              <w:jc w:val="both"/>
              <w:rPr>
                <w:rFonts w:cstheme="minorHAnsi"/>
              </w:rPr>
            </w:pPr>
            <w:r w:rsidRPr="00712773">
              <w:rPr>
                <w:rFonts w:cstheme="minorHAnsi"/>
              </w:rPr>
              <w:t>Tallow Tree</w:t>
            </w:r>
            <w:r>
              <w:rPr>
                <w:rFonts w:cstheme="minorHAnsi"/>
              </w:rPr>
              <w:t xml:space="preserve"> (fruit)</w:t>
            </w:r>
          </w:p>
          <w:p w14:paraId="4036ECB4" w14:textId="0E6785AB" w:rsidR="00712773" w:rsidRPr="00712773" w:rsidRDefault="00712773" w:rsidP="00C74DA2">
            <w:pPr>
              <w:pStyle w:val="ListParagraph"/>
              <w:numPr>
                <w:ilvl w:val="0"/>
                <w:numId w:val="10"/>
              </w:numPr>
              <w:jc w:val="both"/>
              <w:rPr>
                <w:rFonts w:cstheme="minorHAnsi"/>
              </w:rPr>
            </w:pPr>
            <w:r w:rsidRPr="00712773">
              <w:rPr>
                <w:rFonts w:cstheme="minorHAnsi"/>
              </w:rPr>
              <w:t>Acacia Senegalese</w:t>
            </w:r>
            <w:r>
              <w:rPr>
                <w:rFonts w:cstheme="minorHAnsi"/>
              </w:rPr>
              <w:t xml:space="preserve"> (gum)</w:t>
            </w:r>
          </w:p>
          <w:p w14:paraId="687ABE5F" w14:textId="23A30EF5" w:rsidR="00121A43" w:rsidRPr="00712773" w:rsidRDefault="00712773" w:rsidP="00C74DA2">
            <w:pPr>
              <w:pStyle w:val="ListParagraph"/>
              <w:numPr>
                <w:ilvl w:val="0"/>
                <w:numId w:val="10"/>
              </w:numPr>
              <w:jc w:val="both"/>
              <w:rPr>
                <w:rFonts w:cstheme="minorHAnsi"/>
              </w:rPr>
            </w:pPr>
            <w:r w:rsidRPr="00712773">
              <w:rPr>
                <w:rFonts w:cstheme="minorHAnsi"/>
              </w:rPr>
              <w:t>Balanites</w:t>
            </w:r>
            <w:r>
              <w:rPr>
                <w:rFonts w:cstheme="minorHAnsi"/>
              </w:rPr>
              <w:t xml:space="preserve"> (oil)</w:t>
            </w:r>
          </w:p>
        </w:tc>
      </w:tr>
      <w:tr w:rsidR="007C0EC2" w:rsidRPr="00E06C7D" w14:paraId="2E4A7A1B" w14:textId="77777777" w:rsidTr="00B56006">
        <w:trPr>
          <w:trHeight w:val="387"/>
        </w:trPr>
        <w:tc>
          <w:tcPr>
            <w:tcW w:w="1168" w:type="dxa"/>
          </w:tcPr>
          <w:p w14:paraId="2892EE65" w14:textId="385D0583" w:rsidR="007C0EC2" w:rsidRDefault="007C0EC2" w:rsidP="00C74DA2">
            <w:pPr>
              <w:jc w:val="both"/>
              <w:rPr>
                <w:b/>
                <w:bCs/>
                <w:color w:val="000099"/>
              </w:rPr>
            </w:pPr>
            <w:r>
              <w:rPr>
                <w:b/>
                <w:bCs/>
                <w:color w:val="000099"/>
              </w:rPr>
              <w:t>2</w:t>
            </w:r>
            <w:r w:rsidR="00913938">
              <w:rPr>
                <w:b/>
                <w:bCs/>
                <w:color w:val="000099"/>
              </w:rPr>
              <w:t>3</w:t>
            </w:r>
          </w:p>
        </w:tc>
        <w:tc>
          <w:tcPr>
            <w:tcW w:w="2669" w:type="dxa"/>
          </w:tcPr>
          <w:p w14:paraId="53D3AA60" w14:textId="6B45DB8F" w:rsidR="009F6F5A" w:rsidRPr="00A718F3" w:rsidRDefault="00A718F3" w:rsidP="00C74DA2">
            <w:pPr>
              <w:jc w:val="both"/>
              <w:rPr>
                <w:b/>
                <w:bCs/>
                <w:color w:val="000099"/>
              </w:rPr>
            </w:pPr>
            <w:r w:rsidRPr="00A718F3">
              <w:rPr>
                <w:b/>
                <w:bCs/>
                <w:color w:val="000099"/>
              </w:rPr>
              <w:t>How will the project ensure the survival and health of both (1) trees that existed before the start of the Acorn project, and (2) trees that will be planted during the project?”</w:t>
            </w:r>
          </w:p>
          <w:p w14:paraId="27D06E1D" w14:textId="478BA8B3" w:rsidR="00A718F3" w:rsidRPr="00A718F3" w:rsidRDefault="00A718F3" w:rsidP="00C74DA2">
            <w:pPr>
              <w:jc w:val="both"/>
              <w:rPr>
                <w:rFonts w:cstheme="minorHAnsi"/>
                <w:b/>
                <w:bCs/>
                <w:color w:val="000099"/>
              </w:rPr>
            </w:pPr>
          </w:p>
        </w:tc>
        <w:tc>
          <w:tcPr>
            <w:tcW w:w="6058" w:type="dxa"/>
            <w:gridSpan w:val="2"/>
          </w:tcPr>
          <w:p w14:paraId="20D52082" w14:textId="77777777" w:rsidR="007C0EC2" w:rsidRDefault="009C470B" w:rsidP="00C74DA2">
            <w:pPr>
              <w:jc w:val="both"/>
              <w:rPr>
                <w:rFonts w:cstheme="minorHAnsi"/>
              </w:rPr>
            </w:pPr>
            <w:r>
              <w:rPr>
                <w:rFonts w:cstheme="minorHAnsi"/>
              </w:rPr>
              <w:t xml:space="preserve">There are very few trees, </w:t>
            </w:r>
            <w:r w:rsidR="009C3F44">
              <w:rPr>
                <w:rFonts w:cstheme="minorHAnsi"/>
              </w:rPr>
              <w:t>SeriousShea</w:t>
            </w:r>
            <w:r w:rsidR="00712773">
              <w:rPr>
                <w:rFonts w:cstheme="minorHAnsi"/>
              </w:rPr>
              <w:t xml:space="preserve"> </w:t>
            </w:r>
            <w:r w:rsidR="009C3F44">
              <w:rPr>
                <w:rFonts w:cstheme="minorHAnsi"/>
              </w:rPr>
              <w:t>has a strict policy supporting the national policy of preserving existing trees</w:t>
            </w:r>
            <w:r w:rsidR="00712773">
              <w:rPr>
                <w:rFonts w:cstheme="minorHAnsi"/>
              </w:rPr>
              <w:t>.</w:t>
            </w:r>
            <w:r w:rsidR="009C3F44">
              <w:rPr>
                <w:rFonts w:cstheme="minorHAnsi"/>
              </w:rPr>
              <w:t xml:space="preserve"> Planted trees survival is supported by SeriousShea technologies for water management and bio fertilisation. </w:t>
            </w:r>
          </w:p>
          <w:p w14:paraId="477773DF" w14:textId="77777777" w:rsidR="008A1137" w:rsidRPr="008A1137" w:rsidRDefault="008A1137" w:rsidP="00C74DA2">
            <w:pPr>
              <w:jc w:val="both"/>
              <w:rPr>
                <w:rFonts w:cstheme="minorHAnsi"/>
              </w:rPr>
            </w:pPr>
            <w:r w:rsidRPr="008A1137">
              <w:rPr>
                <w:rFonts w:cstheme="minorHAnsi"/>
              </w:rPr>
              <w:t>Senegal is confronted with a degradation of its environment, resulting from a complex interaction between drought, demographic growth, the poverty of the populations, the overexploitation of natural resources and the lack of application of some texts. Indeed, these are degradation factors that are of a natural nature.</w:t>
            </w:r>
          </w:p>
          <w:p w14:paraId="74D56411" w14:textId="2CF80CAA" w:rsidR="008A1137" w:rsidRPr="008A1137" w:rsidRDefault="008A1137" w:rsidP="00C74DA2">
            <w:pPr>
              <w:jc w:val="both"/>
              <w:rPr>
                <w:rFonts w:cstheme="minorHAnsi"/>
              </w:rPr>
            </w:pPr>
            <w:r w:rsidRPr="008A1137">
              <w:rPr>
                <w:rFonts w:cstheme="minorHAnsi"/>
              </w:rPr>
              <w:t>(</w:t>
            </w:r>
            <w:r w:rsidR="00F077B0" w:rsidRPr="008A1137">
              <w:rPr>
                <w:rFonts w:cstheme="minorHAnsi"/>
              </w:rPr>
              <w:t>Drought</w:t>
            </w:r>
            <w:r w:rsidRPr="008A1137">
              <w:rPr>
                <w:rFonts w:cstheme="minorHAnsi"/>
              </w:rPr>
              <w:t xml:space="preserve">, salinization, erosion) and of human order (bush fires, agricultural and mining pressures, overexploitation of forest products, etc.), acting according to a variable intensity, generally influenced by the local characteristics which determine the </w:t>
            </w:r>
            <w:r w:rsidR="00F077B0">
              <w:rPr>
                <w:rFonts w:cstheme="minorHAnsi"/>
              </w:rPr>
              <w:t>specific</w:t>
            </w:r>
            <w:r w:rsidRPr="008A1137">
              <w:rPr>
                <w:rFonts w:cstheme="minorHAnsi"/>
              </w:rPr>
              <w:t xml:space="preserve"> vulnerability. - specific to certain ecosystems. Thus, the increasing degradation</w:t>
            </w:r>
            <w:r w:rsidR="00234DF0">
              <w:rPr>
                <w:rFonts w:cstheme="minorHAnsi"/>
              </w:rPr>
              <w:t xml:space="preserve"> </w:t>
            </w:r>
            <w:r w:rsidRPr="008A1137">
              <w:rPr>
                <w:rFonts w:cstheme="minorHAnsi"/>
              </w:rPr>
              <w:t>increase in ecosystems has negative impacts on the various constituents of the biophysical environment (flora, fauna, soil).</w:t>
            </w:r>
          </w:p>
          <w:p w14:paraId="396CE8EC" w14:textId="77777777" w:rsidR="008A1137" w:rsidRPr="008A1137" w:rsidRDefault="008A1137" w:rsidP="00C74DA2">
            <w:pPr>
              <w:jc w:val="both"/>
              <w:rPr>
                <w:rFonts w:cstheme="minorHAnsi"/>
              </w:rPr>
            </w:pPr>
            <w:r w:rsidRPr="008A1137">
              <w:rPr>
                <w:rFonts w:cstheme="minorHAnsi"/>
              </w:rPr>
              <w:t>Faced with this degradation of the environment and natural resources, the State has put in place strategies for the rational management of the environment and natural resources.</w:t>
            </w:r>
          </w:p>
          <w:p w14:paraId="021D04B6" w14:textId="4685D6DC" w:rsidR="008A1137" w:rsidRPr="00E06C7D" w:rsidRDefault="008A1137" w:rsidP="00C74DA2">
            <w:pPr>
              <w:jc w:val="both"/>
              <w:rPr>
                <w:rFonts w:cstheme="minorHAnsi"/>
              </w:rPr>
            </w:pPr>
            <w:r w:rsidRPr="008A1137">
              <w:rPr>
                <w:rFonts w:cstheme="minorHAnsi"/>
              </w:rPr>
              <w:lastRenderedPageBreak/>
              <w:t xml:space="preserve">through legal instruments such as the Environment Code, the Forest Code, the Hunting and Wildlife Protection Code, adherence to various treaties and conventions, the adoption of a sector policy and development </w:t>
            </w:r>
            <w:r>
              <w:rPr>
                <w:rFonts w:cstheme="minorHAnsi"/>
              </w:rPr>
              <w:t>strategic framework</w:t>
            </w:r>
            <w:r w:rsidRPr="008A1137">
              <w:rPr>
                <w:rFonts w:cstheme="minorHAnsi"/>
              </w:rPr>
              <w:t>.</w:t>
            </w:r>
          </w:p>
        </w:tc>
      </w:tr>
      <w:tr w:rsidR="00121A43" w:rsidRPr="00E06C7D" w14:paraId="3ED8D842" w14:textId="77777777" w:rsidTr="00B56006">
        <w:trPr>
          <w:trHeight w:val="387"/>
        </w:trPr>
        <w:tc>
          <w:tcPr>
            <w:tcW w:w="1168" w:type="dxa"/>
          </w:tcPr>
          <w:p w14:paraId="51FFC01F" w14:textId="7224FB46" w:rsidR="00121A43" w:rsidRPr="1D3DD0CD" w:rsidRDefault="00121A43" w:rsidP="00C74DA2">
            <w:pPr>
              <w:jc w:val="both"/>
              <w:rPr>
                <w:b/>
                <w:bCs/>
                <w:color w:val="000099"/>
              </w:rPr>
            </w:pPr>
            <w:r>
              <w:rPr>
                <w:b/>
                <w:bCs/>
                <w:color w:val="000099"/>
              </w:rPr>
              <w:lastRenderedPageBreak/>
              <w:t>2</w:t>
            </w:r>
            <w:r w:rsidR="00913938">
              <w:rPr>
                <w:b/>
                <w:bCs/>
                <w:color w:val="000099"/>
              </w:rPr>
              <w:t>4</w:t>
            </w:r>
          </w:p>
        </w:tc>
        <w:tc>
          <w:tcPr>
            <w:tcW w:w="2669" w:type="dxa"/>
          </w:tcPr>
          <w:p w14:paraId="2AD3A3D2" w14:textId="14407281" w:rsidR="00121A43" w:rsidRDefault="00121A43" w:rsidP="00C74DA2">
            <w:pPr>
              <w:jc w:val="both"/>
              <w:rPr>
                <w:rFonts w:cstheme="minorHAnsi"/>
                <w:b/>
                <w:color w:val="000099"/>
              </w:rPr>
            </w:pPr>
            <w:r>
              <w:rPr>
                <w:rFonts w:cstheme="minorHAnsi"/>
                <w:b/>
                <w:color w:val="000099"/>
              </w:rPr>
              <w:t>How do the</w:t>
            </w:r>
            <w:r w:rsidRPr="00D25374">
              <w:rPr>
                <w:rFonts w:cstheme="minorHAnsi"/>
                <w:b/>
                <w:color w:val="000099"/>
              </w:rPr>
              <w:t xml:space="preserve"> agroforestry practices </w:t>
            </w:r>
            <w:r>
              <w:rPr>
                <w:rFonts w:cstheme="minorHAnsi"/>
                <w:b/>
                <w:color w:val="000099"/>
              </w:rPr>
              <w:t xml:space="preserve">in this project </w:t>
            </w:r>
            <w:r w:rsidRPr="00D25374">
              <w:rPr>
                <w:rFonts w:cstheme="minorHAnsi"/>
                <w:b/>
                <w:color w:val="000099"/>
              </w:rPr>
              <w:t>differ to current farming practice</w:t>
            </w:r>
            <w:r>
              <w:rPr>
                <w:rFonts w:cstheme="minorHAnsi"/>
                <w:b/>
                <w:color w:val="000099"/>
              </w:rPr>
              <w:t>s</w:t>
            </w:r>
            <w:r w:rsidRPr="00D25374">
              <w:rPr>
                <w:rFonts w:cstheme="minorHAnsi"/>
                <w:b/>
                <w:color w:val="000099"/>
              </w:rPr>
              <w:t xml:space="preserve"> in the region</w:t>
            </w:r>
            <w:r>
              <w:rPr>
                <w:rFonts w:cstheme="minorHAnsi"/>
                <w:b/>
                <w:color w:val="000099"/>
              </w:rPr>
              <w:t>?</w:t>
            </w:r>
          </w:p>
          <w:p w14:paraId="5B7A3DC0" w14:textId="766F671C" w:rsidR="00121A43" w:rsidRPr="00E06C7D" w:rsidRDefault="00121A43" w:rsidP="00C74DA2">
            <w:pPr>
              <w:jc w:val="both"/>
              <w:rPr>
                <w:rFonts w:cstheme="minorHAnsi"/>
                <w:b/>
                <w:color w:val="000099"/>
              </w:rPr>
            </w:pPr>
          </w:p>
        </w:tc>
        <w:tc>
          <w:tcPr>
            <w:tcW w:w="6058" w:type="dxa"/>
            <w:gridSpan w:val="2"/>
          </w:tcPr>
          <w:p w14:paraId="7B9FDC71" w14:textId="1F690134" w:rsidR="00121A43" w:rsidRPr="00E06C7D" w:rsidRDefault="009C470B" w:rsidP="00C74DA2">
            <w:pPr>
              <w:jc w:val="both"/>
              <w:rPr>
                <w:rFonts w:cstheme="minorHAnsi"/>
              </w:rPr>
            </w:pPr>
            <w:r>
              <w:rPr>
                <w:rFonts w:cstheme="minorHAnsi"/>
              </w:rPr>
              <w:t xml:space="preserve">There </w:t>
            </w:r>
            <w:r w:rsidR="00F57E1E">
              <w:rPr>
                <w:rFonts w:cstheme="minorHAnsi"/>
              </w:rPr>
              <w:t>are</w:t>
            </w:r>
            <w:r>
              <w:rPr>
                <w:rFonts w:cstheme="minorHAnsi"/>
              </w:rPr>
              <w:t xml:space="preserve"> no current </w:t>
            </w:r>
            <w:r w:rsidR="00F57E1E">
              <w:rPr>
                <w:rFonts w:cstheme="minorHAnsi"/>
              </w:rPr>
              <w:t xml:space="preserve">defined </w:t>
            </w:r>
            <w:r w:rsidR="00F077B0">
              <w:rPr>
                <w:rFonts w:cstheme="minorHAnsi"/>
              </w:rPr>
              <w:t>practices,</w:t>
            </w:r>
            <w:r w:rsidR="008A1137">
              <w:rPr>
                <w:rFonts w:cstheme="minorHAnsi"/>
              </w:rPr>
              <w:t xml:space="preserve"> education</w:t>
            </w:r>
            <w:r w:rsidR="00F57E1E">
              <w:rPr>
                <w:rFonts w:cstheme="minorHAnsi"/>
              </w:rPr>
              <w:t>/</w:t>
            </w:r>
            <w:r w:rsidR="00F077B0">
              <w:rPr>
                <w:rFonts w:cstheme="minorHAnsi"/>
              </w:rPr>
              <w:t>training or</w:t>
            </w:r>
            <w:r w:rsidR="008A1137">
              <w:rPr>
                <w:rFonts w:cstheme="minorHAnsi"/>
              </w:rPr>
              <w:t xml:space="preserve"> understanding of the </w:t>
            </w:r>
            <w:r w:rsidR="00F077B0">
              <w:rPr>
                <w:rFonts w:cstheme="minorHAnsi"/>
              </w:rPr>
              <w:t>benefits,</w:t>
            </w:r>
            <w:r w:rsidR="008A1137">
              <w:rPr>
                <w:rFonts w:cstheme="minorHAnsi"/>
              </w:rPr>
              <w:t xml:space="preserve"> trees are use as delimitation only by owners. </w:t>
            </w:r>
          </w:p>
        </w:tc>
      </w:tr>
      <w:tr w:rsidR="00121A43" w:rsidRPr="00E06C7D" w14:paraId="5B25E91F" w14:textId="77777777" w:rsidTr="00B56006">
        <w:trPr>
          <w:trHeight w:val="387"/>
        </w:trPr>
        <w:tc>
          <w:tcPr>
            <w:tcW w:w="1168" w:type="dxa"/>
          </w:tcPr>
          <w:p w14:paraId="73859233" w14:textId="20F27042" w:rsidR="00121A43" w:rsidRPr="1D3DD0CD" w:rsidRDefault="00121A43" w:rsidP="00C74DA2">
            <w:pPr>
              <w:jc w:val="both"/>
              <w:rPr>
                <w:b/>
                <w:bCs/>
                <w:color w:val="000099"/>
              </w:rPr>
            </w:pPr>
            <w:r>
              <w:rPr>
                <w:b/>
                <w:bCs/>
                <w:color w:val="000099"/>
              </w:rPr>
              <w:t>2</w:t>
            </w:r>
            <w:r w:rsidR="00913938">
              <w:rPr>
                <w:b/>
                <w:bCs/>
                <w:color w:val="000099"/>
              </w:rPr>
              <w:t>5</w:t>
            </w:r>
          </w:p>
        </w:tc>
        <w:tc>
          <w:tcPr>
            <w:tcW w:w="2669" w:type="dxa"/>
          </w:tcPr>
          <w:p w14:paraId="3E1BAD8E" w14:textId="73C7F1DA" w:rsidR="00121A43" w:rsidRDefault="00121A43" w:rsidP="00C74DA2">
            <w:pPr>
              <w:jc w:val="both"/>
              <w:rPr>
                <w:rFonts w:cstheme="minorHAnsi"/>
                <w:b/>
                <w:color w:val="000099"/>
              </w:rPr>
            </w:pPr>
            <w:r>
              <w:rPr>
                <w:rFonts w:cstheme="minorHAnsi"/>
                <w:b/>
                <w:color w:val="000099"/>
              </w:rPr>
              <w:t>Is planned harvesting</w:t>
            </w:r>
            <w:r w:rsidR="00BE0200">
              <w:rPr>
                <w:rFonts w:cstheme="minorHAnsi"/>
                <w:b/>
                <w:color w:val="000099"/>
              </w:rPr>
              <w:t xml:space="preserve"> </w:t>
            </w:r>
            <w:r>
              <w:rPr>
                <w:rFonts w:cstheme="minorHAnsi"/>
                <w:b/>
                <w:color w:val="000099"/>
              </w:rPr>
              <w:t>part of the agroforestry design for this project?</w:t>
            </w:r>
          </w:p>
          <w:p w14:paraId="74634402" w14:textId="77777777" w:rsidR="00BE0200" w:rsidRPr="00BE0200" w:rsidRDefault="00BE0200" w:rsidP="00C74DA2">
            <w:pPr>
              <w:jc w:val="both"/>
              <w:rPr>
                <w:rFonts w:cstheme="minorHAnsi"/>
                <w:bCs/>
                <w:color w:val="000099"/>
              </w:rPr>
            </w:pPr>
            <w:r w:rsidRPr="00BE0200">
              <w:rPr>
                <w:rFonts w:cstheme="minorHAnsi"/>
                <w:bCs/>
                <w:color w:val="000099"/>
              </w:rPr>
              <w:t>(Please note: Acorn considers harvesting in this case as cutting down the entire tree)</w:t>
            </w:r>
          </w:p>
          <w:p w14:paraId="0C5001D7" w14:textId="77777777" w:rsidR="00BE0200" w:rsidRDefault="00BE0200" w:rsidP="00C74DA2">
            <w:pPr>
              <w:jc w:val="both"/>
              <w:rPr>
                <w:rFonts w:cstheme="minorHAnsi"/>
                <w:b/>
                <w:color w:val="000099"/>
              </w:rPr>
            </w:pPr>
          </w:p>
          <w:p w14:paraId="6646A0A4" w14:textId="212C5DEA" w:rsidR="00121A43" w:rsidRPr="00E06C7D" w:rsidRDefault="00121A43" w:rsidP="00C74DA2">
            <w:pPr>
              <w:jc w:val="both"/>
              <w:rPr>
                <w:rFonts w:cstheme="minorHAnsi"/>
                <w:b/>
                <w:color w:val="000099"/>
              </w:rPr>
            </w:pPr>
          </w:p>
        </w:tc>
        <w:tc>
          <w:tcPr>
            <w:tcW w:w="6058" w:type="dxa"/>
            <w:gridSpan w:val="2"/>
          </w:tcPr>
          <w:p w14:paraId="3E8DA5FE" w14:textId="0010939E" w:rsidR="00121A43" w:rsidRPr="00E06C7D" w:rsidRDefault="004D3181" w:rsidP="00C74DA2">
            <w:pPr>
              <w:jc w:val="both"/>
              <w:rPr>
                <w:rFonts w:cstheme="minorHAnsi"/>
              </w:rPr>
            </w:pPr>
            <w:r>
              <w:rPr>
                <w:rFonts w:cstheme="minorHAnsi"/>
              </w:rPr>
              <w:t>Not applicable.</w:t>
            </w:r>
          </w:p>
        </w:tc>
      </w:tr>
      <w:tr w:rsidR="00121A43" w:rsidRPr="00341C0F" w14:paraId="5A0D26BE" w14:textId="77777777" w:rsidTr="00B56006">
        <w:tc>
          <w:tcPr>
            <w:tcW w:w="1168" w:type="dxa"/>
            <w:shd w:val="clear" w:color="auto" w:fill="000099"/>
          </w:tcPr>
          <w:p w14:paraId="791DC41F" w14:textId="77777777" w:rsidR="00121A43" w:rsidRPr="00341C0F" w:rsidRDefault="00121A43" w:rsidP="00C74DA2">
            <w:pPr>
              <w:pStyle w:val="Heading2"/>
              <w:jc w:val="both"/>
              <w:rPr>
                <w:b/>
                <w:bCs/>
                <w:color w:val="FFFFFF" w:themeColor="background1"/>
              </w:rPr>
            </w:pPr>
          </w:p>
        </w:tc>
        <w:tc>
          <w:tcPr>
            <w:tcW w:w="2669" w:type="dxa"/>
            <w:shd w:val="clear" w:color="auto" w:fill="000099"/>
          </w:tcPr>
          <w:p w14:paraId="05F9DE90" w14:textId="77777777" w:rsidR="00121A43" w:rsidRPr="00341C0F" w:rsidRDefault="00121A43" w:rsidP="00C74DA2">
            <w:pPr>
              <w:pStyle w:val="Heading2"/>
              <w:jc w:val="both"/>
              <w:rPr>
                <w:b/>
                <w:bCs/>
                <w:color w:val="FFFFFF" w:themeColor="background1"/>
              </w:rPr>
            </w:pPr>
            <w:bookmarkStart w:id="4" w:name="_Toc111114956"/>
            <w:r w:rsidRPr="00341C0F">
              <w:rPr>
                <w:b/>
                <w:bCs/>
                <w:color w:val="FFFFFF" w:themeColor="background1"/>
              </w:rPr>
              <w:t>Project Additionality</w:t>
            </w:r>
            <w:bookmarkEnd w:id="4"/>
          </w:p>
        </w:tc>
        <w:tc>
          <w:tcPr>
            <w:tcW w:w="6058" w:type="dxa"/>
            <w:gridSpan w:val="2"/>
            <w:shd w:val="clear" w:color="auto" w:fill="000099"/>
          </w:tcPr>
          <w:p w14:paraId="5DDBF32E" w14:textId="77777777" w:rsidR="00121A43" w:rsidRPr="00341C0F" w:rsidRDefault="00121A43" w:rsidP="00C74DA2">
            <w:pPr>
              <w:pStyle w:val="Heading2"/>
              <w:jc w:val="both"/>
              <w:rPr>
                <w:b/>
                <w:bCs/>
                <w:color w:val="FFFFFF" w:themeColor="background1"/>
              </w:rPr>
            </w:pPr>
          </w:p>
        </w:tc>
      </w:tr>
      <w:tr w:rsidR="00121A43" w14:paraId="316E78C0" w14:textId="77777777" w:rsidTr="00B56006">
        <w:tc>
          <w:tcPr>
            <w:tcW w:w="1168" w:type="dxa"/>
          </w:tcPr>
          <w:p w14:paraId="44A8A2BA" w14:textId="2CACA761" w:rsidR="00121A43" w:rsidRDefault="00121A43" w:rsidP="00C74DA2">
            <w:pPr>
              <w:jc w:val="both"/>
              <w:rPr>
                <w:b/>
                <w:bCs/>
                <w:color w:val="000099"/>
              </w:rPr>
            </w:pPr>
            <w:r w:rsidRPr="1D3DD0CD">
              <w:rPr>
                <w:b/>
                <w:bCs/>
                <w:color w:val="000099"/>
              </w:rPr>
              <w:t>2</w:t>
            </w:r>
            <w:r w:rsidR="00D148B8">
              <w:rPr>
                <w:b/>
                <w:bCs/>
                <w:color w:val="000099"/>
              </w:rPr>
              <w:t>6</w:t>
            </w:r>
          </w:p>
        </w:tc>
        <w:tc>
          <w:tcPr>
            <w:tcW w:w="2669" w:type="dxa"/>
          </w:tcPr>
          <w:p w14:paraId="647762FB" w14:textId="4041D1AF" w:rsidR="00121A43" w:rsidRDefault="00121A43" w:rsidP="00C74DA2">
            <w:pPr>
              <w:spacing w:line="257" w:lineRule="auto"/>
              <w:jc w:val="both"/>
            </w:pPr>
            <w:r w:rsidRPr="1D3DD0CD">
              <w:rPr>
                <w:rFonts w:ascii="Calibri" w:eastAsia="Calibri" w:hAnsi="Calibri" w:cs="Calibri"/>
                <w:b/>
                <w:bCs/>
                <w:color w:val="000099"/>
              </w:rPr>
              <w:t>Is the project incorporated by any other accounting program (</w:t>
            </w:r>
            <w:r w:rsidR="000201C2">
              <w:rPr>
                <w:rFonts w:ascii="Calibri" w:eastAsia="Calibri" w:hAnsi="Calibri" w:cs="Calibri"/>
                <w:b/>
                <w:bCs/>
                <w:color w:val="000099"/>
              </w:rPr>
              <w:t>For example,</w:t>
            </w:r>
            <w:r w:rsidRPr="1D3DD0CD">
              <w:rPr>
                <w:rFonts w:ascii="Calibri" w:eastAsia="Calibri" w:hAnsi="Calibri" w:cs="Calibri"/>
                <w:b/>
                <w:bCs/>
                <w:color w:val="000099"/>
              </w:rPr>
              <w:t xml:space="preserve"> compliance, voluntary or national GHG program)? If yes, describe how project ensures </w:t>
            </w:r>
            <w:r w:rsidR="000D1BD4">
              <w:rPr>
                <w:rFonts w:ascii="Calibri" w:eastAsia="Calibri" w:hAnsi="Calibri" w:cs="Calibri"/>
                <w:b/>
                <w:bCs/>
                <w:color w:val="000099"/>
              </w:rPr>
              <w:t xml:space="preserve">no </w:t>
            </w:r>
            <w:r w:rsidR="00A650F8">
              <w:rPr>
                <w:rFonts w:ascii="Calibri" w:eastAsia="Calibri" w:hAnsi="Calibri" w:cs="Calibri"/>
                <w:b/>
                <w:bCs/>
                <w:color w:val="000099"/>
              </w:rPr>
              <w:t>carbon credit is accounted for in in any other carbon program other than Acorn</w:t>
            </w:r>
            <w:r w:rsidRPr="1D3DD0CD">
              <w:rPr>
                <w:rFonts w:ascii="Calibri" w:eastAsia="Calibri" w:hAnsi="Calibri" w:cs="Calibri"/>
                <w:b/>
                <w:bCs/>
                <w:color w:val="000099"/>
              </w:rPr>
              <w:t>.</w:t>
            </w:r>
          </w:p>
          <w:p w14:paraId="52B5F935" w14:textId="14F009C2" w:rsidR="00121A43" w:rsidRDefault="00121A43" w:rsidP="00C74DA2">
            <w:pPr>
              <w:jc w:val="both"/>
              <w:rPr>
                <w:b/>
                <w:bCs/>
                <w:color w:val="000099"/>
              </w:rPr>
            </w:pPr>
          </w:p>
        </w:tc>
        <w:tc>
          <w:tcPr>
            <w:tcW w:w="6058" w:type="dxa"/>
            <w:gridSpan w:val="2"/>
          </w:tcPr>
          <w:p w14:paraId="020A7D58" w14:textId="6CED9A1C" w:rsidR="00121A43" w:rsidRDefault="004D3181" w:rsidP="00C74DA2">
            <w:pPr>
              <w:jc w:val="both"/>
            </w:pPr>
            <w:r>
              <w:t xml:space="preserve">The project boundaries are well </w:t>
            </w:r>
            <w:r w:rsidR="00F077B0">
              <w:t>defined</w:t>
            </w:r>
            <w:r>
              <w:t xml:space="preserve"> with prior consent and the agreement reviewed by the national government agency will </w:t>
            </w:r>
            <w:r w:rsidR="00F077B0">
              <w:t>specify</w:t>
            </w:r>
            <w:r>
              <w:t xml:space="preserve"> the exclusivity of the carbon accounting for the ACORN project for the duration of 20 to 30 years </w:t>
            </w:r>
            <w:r w:rsidR="00F077B0">
              <w:t>preferably.</w:t>
            </w:r>
          </w:p>
        </w:tc>
      </w:tr>
      <w:tr w:rsidR="00121A43" w:rsidRPr="00E06C7D" w14:paraId="46C4A771" w14:textId="77777777" w:rsidTr="00B56006">
        <w:trPr>
          <w:trHeight w:val="1421"/>
        </w:trPr>
        <w:tc>
          <w:tcPr>
            <w:tcW w:w="1168" w:type="dxa"/>
          </w:tcPr>
          <w:p w14:paraId="45942A9A" w14:textId="24A3B413" w:rsidR="00121A43" w:rsidRPr="00E06C7D" w:rsidRDefault="00121A43" w:rsidP="00C74DA2">
            <w:pPr>
              <w:jc w:val="both"/>
              <w:rPr>
                <w:b/>
                <w:bCs/>
                <w:color w:val="000099"/>
              </w:rPr>
            </w:pPr>
            <w:r>
              <w:rPr>
                <w:b/>
                <w:bCs/>
                <w:color w:val="000099"/>
              </w:rPr>
              <w:t>2</w:t>
            </w:r>
            <w:r w:rsidR="00D148B8">
              <w:rPr>
                <w:b/>
                <w:bCs/>
                <w:color w:val="000099"/>
              </w:rPr>
              <w:t>7</w:t>
            </w:r>
          </w:p>
        </w:tc>
        <w:tc>
          <w:tcPr>
            <w:tcW w:w="2669" w:type="dxa"/>
          </w:tcPr>
          <w:p w14:paraId="12CB9D91" w14:textId="6CEB39B4" w:rsidR="00121A43" w:rsidRPr="00DF68EA" w:rsidRDefault="00121A43" w:rsidP="00C74DA2">
            <w:pPr>
              <w:spacing w:line="257" w:lineRule="auto"/>
              <w:jc w:val="both"/>
            </w:pPr>
            <w:r w:rsidRPr="1D3DD0CD">
              <w:rPr>
                <w:rFonts w:ascii="Calibri" w:eastAsia="Calibri" w:hAnsi="Calibri" w:cs="Calibri"/>
                <w:b/>
                <w:bCs/>
                <w:color w:val="000099"/>
              </w:rPr>
              <w:t>In what year</w:t>
            </w:r>
            <w:r>
              <w:rPr>
                <w:rFonts w:ascii="Calibri" w:eastAsia="Calibri" w:hAnsi="Calibri" w:cs="Calibri"/>
                <w:b/>
                <w:bCs/>
                <w:color w:val="000099"/>
              </w:rPr>
              <w:t xml:space="preserve">, </w:t>
            </w:r>
            <w:r w:rsidRPr="1D3DD0CD">
              <w:rPr>
                <w:rFonts w:ascii="Calibri" w:eastAsia="Calibri" w:hAnsi="Calibri" w:cs="Calibri"/>
                <w:b/>
                <w:bCs/>
                <w:color w:val="000099"/>
              </w:rPr>
              <w:t>season</w:t>
            </w:r>
            <w:r>
              <w:rPr>
                <w:rFonts w:ascii="Calibri" w:eastAsia="Calibri" w:hAnsi="Calibri" w:cs="Calibri"/>
                <w:b/>
                <w:bCs/>
                <w:color w:val="000099"/>
              </w:rPr>
              <w:t xml:space="preserve"> and month(s)</w:t>
            </w:r>
            <w:r w:rsidRPr="1D3DD0CD">
              <w:rPr>
                <w:rFonts w:ascii="Calibri" w:eastAsia="Calibri" w:hAnsi="Calibri" w:cs="Calibri"/>
                <w:b/>
                <w:bCs/>
                <w:color w:val="000099"/>
              </w:rPr>
              <w:t xml:space="preserve"> will/were the first trees planted?</w:t>
            </w:r>
          </w:p>
          <w:p w14:paraId="0AA64248" w14:textId="1711A2C2" w:rsidR="00121A43" w:rsidRPr="00E06C7D" w:rsidRDefault="00121A43" w:rsidP="00C74DA2">
            <w:pPr>
              <w:jc w:val="both"/>
              <w:rPr>
                <w:rFonts w:cstheme="minorHAnsi"/>
                <w:b/>
                <w:color w:val="000099"/>
              </w:rPr>
            </w:pPr>
          </w:p>
        </w:tc>
        <w:tc>
          <w:tcPr>
            <w:tcW w:w="6058" w:type="dxa"/>
            <w:gridSpan w:val="2"/>
          </w:tcPr>
          <w:p w14:paraId="27496C18" w14:textId="5899E45D" w:rsidR="00121A43" w:rsidRPr="00E06C7D" w:rsidRDefault="009C470B" w:rsidP="00C74DA2">
            <w:pPr>
              <w:jc w:val="both"/>
              <w:rPr>
                <w:rFonts w:cstheme="minorHAnsi"/>
              </w:rPr>
            </w:pPr>
            <w:r>
              <w:rPr>
                <w:rFonts w:cstheme="minorHAnsi"/>
              </w:rPr>
              <w:t>202</w:t>
            </w:r>
            <w:r w:rsidR="004D3181">
              <w:rPr>
                <w:rFonts w:cstheme="minorHAnsi"/>
              </w:rPr>
              <w:t>2</w:t>
            </w:r>
            <w:r>
              <w:rPr>
                <w:rFonts w:cstheme="minorHAnsi"/>
              </w:rPr>
              <w:t xml:space="preserve"> September</w:t>
            </w:r>
          </w:p>
        </w:tc>
      </w:tr>
      <w:tr w:rsidR="00512AE8" w:rsidRPr="00E06C7D" w14:paraId="7C70A15F" w14:textId="77777777" w:rsidTr="00B56006">
        <w:trPr>
          <w:trHeight w:val="66"/>
        </w:trPr>
        <w:tc>
          <w:tcPr>
            <w:tcW w:w="1168" w:type="dxa"/>
            <w:vMerge w:val="restart"/>
          </w:tcPr>
          <w:p w14:paraId="49AEFA5A" w14:textId="3580C760" w:rsidR="00121A43" w:rsidRPr="1D3DD0CD" w:rsidRDefault="00121A43" w:rsidP="00C74DA2">
            <w:pPr>
              <w:jc w:val="both"/>
              <w:rPr>
                <w:b/>
                <w:bCs/>
                <w:color w:val="000099"/>
              </w:rPr>
            </w:pPr>
            <w:r w:rsidRPr="1D3DD0CD">
              <w:rPr>
                <w:b/>
                <w:bCs/>
                <w:color w:val="000099"/>
              </w:rPr>
              <w:t>2</w:t>
            </w:r>
            <w:r w:rsidR="00D148B8">
              <w:rPr>
                <w:b/>
                <w:bCs/>
                <w:color w:val="000099"/>
              </w:rPr>
              <w:t>8</w:t>
            </w:r>
          </w:p>
        </w:tc>
        <w:tc>
          <w:tcPr>
            <w:tcW w:w="2669" w:type="dxa"/>
            <w:vMerge w:val="restart"/>
          </w:tcPr>
          <w:p w14:paraId="190A2E16" w14:textId="7F21C256" w:rsidR="00121A43" w:rsidRDefault="00121A43" w:rsidP="00C74DA2">
            <w:pPr>
              <w:spacing w:line="257" w:lineRule="auto"/>
              <w:jc w:val="both"/>
              <w:rPr>
                <w:rFonts w:ascii="Calibri" w:eastAsia="Calibri" w:hAnsi="Calibri" w:cs="Calibri"/>
                <w:b/>
                <w:bCs/>
                <w:color w:val="000099"/>
              </w:rPr>
            </w:pPr>
            <w:r>
              <w:rPr>
                <w:rFonts w:ascii="Calibri" w:eastAsia="Calibri" w:hAnsi="Calibri" w:cs="Calibri"/>
                <w:b/>
                <w:bCs/>
                <w:color w:val="000099"/>
              </w:rPr>
              <w:t>If existing agroforestry, approx. how many farmers were onboarded each year over a five-year period</w:t>
            </w:r>
          </w:p>
          <w:p w14:paraId="58C725D6" w14:textId="77777777" w:rsidR="00121A43" w:rsidRPr="1D3DD0CD" w:rsidRDefault="00121A43" w:rsidP="00C74DA2">
            <w:pPr>
              <w:spacing w:line="257" w:lineRule="auto"/>
              <w:jc w:val="both"/>
              <w:rPr>
                <w:rFonts w:ascii="Calibri" w:eastAsia="Calibri" w:hAnsi="Calibri" w:cs="Calibri"/>
                <w:b/>
                <w:bCs/>
                <w:color w:val="000099"/>
              </w:rPr>
            </w:pPr>
          </w:p>
        </w:tc>
        <w:tc>
          <w:tcPr>
            <w:tcW w:w="1461" w:type="dxa"/>
          </w:tcPr>
          <w:p w14:paraId="540D307E" w14:textId="576D668B" w:rsidR="00121A43" w:rsidRPr="00E06C7D" w:rsidRDefault="00121A43" w:rsidP="00C74DA2">
            <w:pPr>
              <w:jc w:val="both"/>
              <w:rPr>
                <w:rFonts w:cstheme="minorHAnsi"/>
              </w:rPr>
            </w:pPr>
            <w:r>
              <w:rPr>
                <w:rFonts w:cstheme="minorHAnsi"/>
              </w:rPr>
              <w:t>Year 1</w:t>
            </w:r>
          </w:p>
        </w:tc>
        <w:tc>
          <w:tcPr>
            <w:tcW w:w="4597" w:type="dxa"/>
          </w:tcPr>
          <w:p w14:paraId="6B036618" w14:textId="41076B1C" w:rsidR="00121A43" w:rsidRPr="00E06C7D" w:rsidRDefault="004D3181" w:rsidP="00C74DA2">
            <w:pPr>
              <w:jc w:val="both"/>
              <w:rPr>
                <w:rFonts w:cstheme="minorHAnsi"/>
              </w:rPr>
            </w:pPr>
            <w:r>
              <w:rPr>
                <w:rFonts w:cstheme="minorHAnsi"/>
              </w:rPr>
              <w:t>Only on pilot community farms in Koul</w:t>
            </w:r>
          </w:p>
        </w:tc>
      </w:tr>
      <w:tr w:rsidR="00512AE8" w:rsidRPr="00E06C7D" w14:paraId="25A3B985" w14:textId="77777777" w:rsidTr="00B56006">
        <w:trPr>
          <w:trHeight w:val="63"/>
        </w:trPr>
        <w:tc>
          <w:tcPr>
            <w:tcW w:w="1168" w:type="dxa"/>
            <w:vMerge/>
          </w:tcPr>
          <w:p w14:paraId="060A0229" w14:textId="77777777" w:rsidR="00121A43" w:rsidRPr="1D3DD0CD" w:rsidRDefault="00121A43" w:rsidP="00C74DA2">
            <w:pPr>
              <w:jc w:val="both"/>
              <w:rPr>
                <w:b/>
                <w:bCs/>
                <w:color w:val="000099"/>
              </w:rPr>
            </w:pPr>
          </w:p>
        </w:tc>
        <w:tc>
          <w:tcPr>
            <w:tcW w:w="2669" w:type="dxa"/>
            <w:vMerge/>
          </w:tcPr>
          <w:p w14:paraId="49019DFC" w14:textId="77777777" w:rsidR="00121A43" w:rsidRPr="1D3DD0CD" w:rsidRDefault="00121A43" w:rsidP="00C74DA2">
            <w:pPr>
              <w:spacing w:line="257" w:lineRule="auto"/>
              <w:jc w:val="both"/>
              <w:rPr>
                <w:rFonts w:ascii="Calibri" w:eastAsia="Calibri" w:hAnsi="Calibri" w:cs="Calibri"/>
                <w:b/>
                <w:bCs/>
                <w:color w:val="000099"/>
              </w:rPr>
            </w:pPr>
          </w:p>
        </w:tc>
        <w:tc>
          <w:tcPr>
            <w:tcW w:w="1461" w:type="dxa"/>
          </w:tcPr>
          <w:p w14:paraId="38C2E082" w14:textId="548A2C9A" w:rsidR="00121A43" w:rsidRPr="00E06C7D" w:rsidRDefault="00121A43" w:rsidP="00C74DA2">
            <w:pPr>
              <w:jc w:val="both"/>
              <w:rPr>
                <w:rFonts w:cstheme="minorHAnsi"/>
              </w:rPr>
            </w:pPr>
            <w:r>
              <w:rPr>
                <w:rFonts w:cstheme="minorHAnsi"/>
              </w:rPr>
              <w:t>Year 2</w:t>
            </w:r>
          </w:p>
        </w:tc>
        <w:tc>
          <w:tcPr>
            <w:tcW w:w="4597" w:type="dxa"/>
          </w:tcPr>
          <w:p w14:paraId="5E16A423" w14:textId="40AD2B06" w:rsidR="00121A43" w:rsidRPr="00E06C7D" w:rsidRDefault="009C470B" w:rsidP="00C74DA2">
            <w:pPr>
              <w:jc w:val="both"/>
              <w:rPr>
                <w:rFonts w:cstheme="minorHAnsi"/>
              </w:rPr>
            </w:pPr>
            <w:r>
              <w:rPr>
                <w:rFonts w:cstheme="minorHAnsi"/>
              </w:rPr>
              <w:t>TBD</w:t>
            </w:r>
          </w:p>
        </w:tc>
      </w:tr>
      <w:tr w:rsidR="00512AE8" w:rsidRPr="00E06C7D" w14:paraId="58D2DB76" w14:textId="77777777" w:rsidTr="00B56006">
        <w:trPr>
          <w:trHeight w:val="63"/>
        </w:trPr>
        <w:tc>
          <w:tcPr>
            <w:tcW w:w="1168" w:type="dxa"/>
            <w:vMerge/>
          </w:tcPr>
          <w:p w14:paraId="1510DEE3" w14:textId="77777777" w:rsidR="00121A43" w:rsidRPr="1D3DD0CD" w:rsidRDefault="00121A43" w:rsidP="00C74DA2">
            <w:pPr>
              <w:jc w:val="both"/>
              <w:rPr>
                <w:b/>
                <w:bCs/>
                <w:color w:val="000099"/>
              </w:rPr>
            </w:pPr>
          </w:p>
        </w:tc>
        <w:tc>
          <w:tcPr>
            <w:tcW w:w="2669" w:type="dxa"/>
            <w:vMerge/>
          </w:tcPr>
          <w:p w14:paraId="43436D73" w14:textId="77777777" w:rsidR="00121A43" w:rsidRPr="1D3DD0CD" w:rsidRDefault="00121A43" w:rsidP="00C74DA2">
            <w:pPr>
              <w:spacing w:line="257" w:lineRule="auto"/>
              <w:jc w:val="both"/>
              <w:rPr>
                <w:rFonts w:ascii="Calibri" w:eastAsia="Calibri" w:hAnsi="Calibri" w:cs="Calibri"/>
                <w:b/>
                <w:bCs/>
                <w:color w:val="000099"/>
              </w:rPr>
            </w:pPr>
          </w:p>
        </w:tc>
        <w:tc>
          <w:tcPr>
            <w:tcW w:w="1461" w:type="dxa"/>
          </w:tcPr>
          <w:p w14:paraId="3BA3DC6D" w14:textId="6B4EA7D7" w:rsidR="00121A43" w:rsidRPr="00E06C7D" w:rsidRDefault="00121A43" w:rsidP="00C74DA2">
            <w:pPr>
              <w:jc w:val="both"/>
              <w:rPr>
                <w:rFonts w:cstheme="minorHAnsi"/>
              </w:rPr>
            </w:pPr>
            <w:r>
              <w:rPr>
                <w:rFonts w:cstheme="minorHAnsi"/>
              </w:rPr>
              <w:t>Year 3</w:t>
            </w:r>
          </w:p>
        </w:tc>
        <w:tc>
          <w:tcPr>
            <w:tcW w:w="4597" w:type="dxa"/>
          </w:tcPr>
          <w:p w14:paraId="0CCABD75" w14:textId="4E585727" w:rsidR="00121A43" w:rsidRPr="00E06C7D" w:rsidRDefault="009C470B" w:rsidP="00C74DA2">
            <w:pPr>
              <w:jc w:val="both"/>
              <w:rPr>
                <w:rFonts w:cstheme="minorHAnsi"/>
              </w:rPr>
            </w:pPr>
            <w:r>
              <w:rPr>
                <w:rFonts w:cstheme="minorHAnsi"/>
              </w:rPr>
              <w:t>TBD</w:t>
            </w:r>
          </w:p>
        </w:tc>
      </w:tr>
      <w:tr w:rsidR="00512AE8" w:rsidRPr="00E06C7D" w14:paraId="59B764C1" w14:textId="77777777" w:rsidTr="00B56006">
        <w:trPr>
          <w:trHeight w:val="63"/>
        </w:trPr>
        <w:tc>
          <w:tcPr>
            <w:tcW w:w="1168" w:type="dxa"/>
            <w:vMerge/>
          </w:tcPr>
          <w:p w14:paraId="2C3A3348" w14:textId="77777777" w:rsidR="00121A43" w:rsidRPr="1D3DD0CD" w:rsidRDefault="00121A43" w:rsidP="00C74DA2">
            <w:pPr>
              <w:jc w:val="both"/>
              <w:rPr>
                <w:b/>
                <w:bCs/>
                <w:color w:val="000099"/>
              </w:rPr>
            </w:pPr>
          </w:p>
        </w:tc>
        <w:tc>
          <w:tcPr>
            <w:tcW w:w="2669" w:type="dxa"/>
            <w:vMerge/>
          </w:tcPr>
          <w:p w14:paraId="4FCE1CD5" w14:textId="77777777" w:rsidR="00121A43" w:rsidRPr="1D3DD0CD" w:rsidRDefault="00121A43" w:rsidP="00C74DA2">
            <w:pPr>
              <w:spacing w:line="257" w:lineRule="auto"/>
              <w:jc w:val="both"/>
              <w:rPr>
                <w:rFonts w:ascii="Calibri" w:eastAsia="Calibri" w:hAnsi="Calibri" w:cs="Calibri"/>
                <w:b/>
                <w:bCs/>
                <w:color w:val="000099"/>
              </w:rPr>
            </w:pPr>
          </w:p>
        </w:tc>
        <w:tc>
          <w:tcPr>
            <w:tcW w:w="1461" w:type="dxa"/>
          </w:tcPr>
          <w:p w14:paraId="7F25619F" w14:textId="277391E4" w:rsidR="00121A43" w:rsidRPr="00E06C7D" w:rsidRDefault="00121A43" w:rsidP="00C74DA2">
            <w:pPr>
              <w:jc w:val="both"/>
              <w:rPr>
                <w:rFonts w:cstheme="minorHAnsi"/>
              </w:rPr>
            </w:pPr>
            <w:r>
              <w:rPr>
                <w:rFonts w:cstheme="minorHAnsi"/>
              </w:rPr>
              <w:t>Year 4</w:t>
            </w:r>
          </w:p>
        </w:tc>
        <w:tc>
          <w:tcPr>
            <w:tcW w:w="4597" w:type="dxa"/>
          </w:tcPr>
          <w:p w14:paraId="313502C1" w14:textId="2E144212" w:rsidR="00121A43" w:rsidRPr="00E06C7D" w:rsidRDefault="009C470B" w:rsidP="00C74DA2">
            <w:pPr>
              <w:jc w:val="both"/>
              <w:rPr>
                <w:rFonts w:cstheme="minorHAnsi"/>
              </w:rPr>
            </w:pPr>
            <w:r>
              <w:rPr>
                <w:rFonts w:cstheme="minorHAnsi"/>
              </w:rPr>
              <w:t>TBD</w:t>
            </w:r>
          </w:p>
        </w:tc>
      </w:tr>
      <w:tr w:rsidR="00512AE8" w:rsidRPr="00E06C7D" w14:paraId="26134DB3" w14:textId="77777777" w:rsidTr="00B56006">
        <w:trPr>
          <w:trHeight w:val="63"/>
        </w:trPr>
        <w:tc>
          <w:tcPr>
            <w:tcW w:w="1168" w:type="dxa"/>
            <w:vMerge/>
          </w:tcPr>
          <w:p w14:paraId="6BA11441" w14:textId="77777777" w:rsidR="00121A43" w:rsidRPr="1D3DD0CD" w:rsidRDefault="00121A43" w:rsidP="00C74DA2">
            <w:pPr>
              <w:jc w:val="both"/>
              <w:rPr>
                <w:b/>
                <w:bCs/>
                <w:color w:val="000099"/>
              </w:rPr>
            </w:pPr>
          </w:p>
        </w:tc>
        <w:tc>
          <w:tcPr>
            <w:tcW w:w="2669" w:type="dxa"/>
            <w:vMerge/>
          </w:tcPr>
          <w:p w14:paraId="1D930125" w14:textId="77777777" w:rsidR="00121A43" w:rsidRPr="1D3DD0CD" w:rsidRDefault="00121A43" w:rsidP="00C74DA2">
            <w:pPr>
              <w:spacing w:line="257" w:lineRule="auto"/>
              <w:jc w:val="both"/>
              <w:rPr>
                <w:rFonts w:ascii="Calibri" w:eastAsia="Calibri" w:hAnsi="Calibri" w:cs="Calibri"/>
                <w:b/>
                <w:bCs/>
                <w:color w:val="000099"/>
              </w:rPr>
            </w:pPr>
          </w:p>
        </w:tc>
        <w:tc>
          <w:tcPr>
            <w:tcW w:w="1461" w:type="dxa"/>
          </w:tcPr>
          <w:p w14:paraId="5654E3AB" w14:textId="6D1C8574" w:rsidR="00121A43" w:rsidRPr="00E06C7D" w:rsidRDefault="00121A43" w:rsidP="00C74DA2">
            <w:pPr>
              <w:jc w:val="both"/>
              <w:rPr>
                <w:rFonts w:cstheme="minorHAnsi"/>
              </w:rPr>
            </w:pPr>
            <w:r>
              <w:rPr>
                <w:rFonts w:cstheme="minorHAnsi"/>
              </w:rPr>
              <w:t>Year 5</w:t>
            </w:r>
          </w:p>
        </w:tc>
        <w:tc>
          <w:tcPr>
            <w:tcW w:w="4597" w:type="dxa"/>
          </w:tcPr>
          <w:p w14:paraId="2B9FA1EA" w14:textId="5A376A47" w:rsidR="00121A43" w:rsidRPr="00E06C7D" w:rsidRDefault="009C470B" w:rsidP="00C74DA2">
            <w:pPr>
              <w:jc w:val="both"/>
              <w:rPr>
                <w:rFonts w:cstheme="minorHAnsi"/>
              </w:rPr>
            </w:pPr>
            <w:r>
              <w:rPr>
                <w:rFonts w:cstheme="minorHAnsi"/>
              </w:rPr>
              <w:t>TBD</w:t>
            </w:r>
          </w:p>
        </w:tc>
      </w:tr>
      <w:tr w:rsidR="00121A43" w:rsidRPr="00E06C7D" w14:paraId="76417089" w14:textId="77777777" w:rsidTr="00B56006">
        <w:tc>
          <w:tcPr>
            <w:tcW w:w="1168" w:type="dxa"/>
          </w:tcPr>
          <w:p w14:paraId="42893ECF" w14:textId="0D4705CB" w:rsidR="00121A43" w:rsidRPr="00E06C7D" w:rsidRDefault="00121A43" w:rsidP="00C74DA2">
            <w:pPr>
              <w:jc w:val="both"/>
              <w:rPr>
                <w:b/>
                <w:bCs/>
                <w:color w:val="000099"/>
              </w:rPr>
            </w:pPr>
            <w:r>
              <w:rPr>
                <w:b/>
                <w:bCs/>
                <w:color w:val="000099"/>
              </w:rPr>
              <w:t>2</w:t>
            </w:r>
            <w:r w:rsidR="00D148B8">
              <w:rPr>
                <w:b/>
                <w:bCs/>
                <w:color w:val="000099"/>
              </w:rPr>
              <w:t>9</w:t>
            </w:r>
          </w:p>
        </w:tc>
        <w:tc>
          <w:tcPr>
            <w:tcW w:w="2669" w:type="dxa"/>
          </w:tcPr>
          <w:p w14:paraId="473F279B" w14:textId="1E9B7113" w:rsidR="00121A43" w:rsidRPr="00E06C7D" w:rsidRDefault="00121A43" w:rsidP="00C74DA2">
            <w:pPr>
              <w:spacing w:line="257" w:lineRule="auto"/>
              <w:jc w:val="both"/>
            </w:pPr>
            <w:r w:rsidRPr="1D3DD0CD">
              <w:rPr>
                <w:rFonts w:ascii="Calibri" w:eastAsia="Calibri" w:hAnsi="Calibri" w:cs="Calibri"/>
                <w:b/>
                <w:bCs/>
                <w:color w:val="000099"/>
              </w:rPr>
              <w:t xml:space="preserve">Is this project mandatory under any national or local laws? </w:t>
            </w:r>
            <w:r w:rsidRPr="1D3DD0CD">
              <w:rPr>
                <w:rFonts w:ascii="Calibri" w:eastAsia="Calibri" w:hAnsi="Calibri" w:cs="Calibri"/>
                <w:color w:val="000099"/>
              </w:rPr>
              <w:t>(List relevant forestry regulations, national climate change commitments etc.)</w:t>
            </w:r>
          </w:p>
          <w:p w14:paraId="4F63A505" w14:textId="2E3AF18B" w:rsidR="00121A43" w:rsidRPr="00E06C7D" w:rsidRDefault="00121A43" w:rsidP="00C74DA2">
            <w:pPr>
              <w:jc w:val="both"/>
              <w:rPr>
                <w:b/>
                <w:bCs/>
                <w:color w:val="000099"/>
              </w:rPr>
            </w:pPr>
          </w:p>
        </w:tc>
        <w:tc>
          <w:tcPr>
            <w:tcW w:w="6058" w:type="dxa"/>
            <w:gridSpan w:val="2"/>
          </w:tcPr>
          <w:p w14:paraId="3CBE9406" w14:textId="47DC8F09" w:rsidR="00121A43" w:rsidRPr="00E06C7D" w:rsidRDefault="009C470B" w:rsidP="00C74DA2">
            <w:pPr>
              <w:jc w:val="both"/>
              <w:rPr>
                <w:rFonts w:cstheme="minorHAnsi"/>
              </w:rPr>
            </w:pPr>
            <w:r>
              <w:rPr>
                <w:rFonts w:cstheme="minorHAnsi"/>
              </w:rPr>
              <w:t>No</w:t>
            </w:r>
          </w:p>
        </w:tc>
      </w:tr>
      <w:tr w:rsidR="00121A43" w:rsidRPr="00E06C7D" w14:paraId="67AAE616" w14:textId="77777777" w:rsidTr="00B56006">
        <w:tc>
          <w:tcPr>
            <w:tcW w:w="1168" w:type="dxa"/>
          </w:tcPr>
          <w:p w14:paraId="12448351" w14:textId="4A3788CE" w:rsidR="00121A43" w:rsidRPr="00E06C7D" w:rsidRDefault="00D148B8" w:rsidP="00C74DA2">
            <w:pPr>
              <w:jc w:val="both"/>
              <w:rPr>
                <w:b/>
                <w:bCs/>
                <w:color w:val="000099"/>
              </w:rPr>
            </w:pPr>
            <w:r>
              <w:rPr>
                <w:b/>
                <w:bCs/>
                <w:color w:val="000099"/>
              </w:rPr>
              <w:lastRenderedPageBreak/>
              <w:t>30</w:t>
            </w:r>
          </w:p>
        </w:tc>
        <w:tc>
          <w:tcPr>
            <w:tcW w:w="2669" w:type="dxa"/>
          </w:tcPr>
          <w:p w14:paraId="35FD988B" w14:textId="7DAC3C45" w:rsidR="00121A43" w:rsidRPr="009F3D72" w:rsidRDefault="00121A43" w:rsidP="00C74DA2">
            <w:pPr>
              <w:spacing w:line="257" w:lineRule="auto"/>
              <w:jc w:val="both"/>
            </w:pPr>
            <w:r w:rsidRPr="1D3DD0CD">
              <w:rPr>
                <w:rFonts w:ascii="Calibri" w:eastAsia="Calibri" w:hAnsi="Calibri" w:cs="Calibri"/>
                <w:b/>
                <w:bCs/>
                <w:color w:val="000099"/>
              </w:rPr>
              <w:t xml:space="preserve">What is the main driver encouraging </w:t>
            </w:r>
            <w:r w:rsidRPr="00F90BAC">
              <w:rPr>
                <w:rFonts w:ascii="Calibri" w:eastAsia="Calibri" w:hAnsi="Calibri" w:cs="Calibri"/>
                <w:b/>
                <w:bCs/>
                <w:color w:val="000099"/>
                <w:u w:val="single"/>
              </w:rPr>
              <w:t>farmers</w:t>
            </w:r>
            <w:r w:rsidRPr="1D3DD0CD">
              <w:rPr>
                <w:rFonts w:ascii="Calibri" w:eastAsia="Calibri" w:hAnsi="Calibri" w:cs="Calibri"/>
                <w:b/>
                <w:bCs/>
                <w:color w:val="000099"/>
              </w:rPr>
              <w:t xml:space="preserve"> to transition to agroforestry?</w:t>
            </w:r>
          </w:p>
          <w:p w14:paraId="4D330050" w14:textId="77777777" w:rsidR="00121A43" w:rsidRPr="00E06C7D" w:rsidRDefault="00121A43" w:rsidP="00C74DA2">
            <w:pPr>
              <w:jc w:val="both"/>
              <w:rPr>
                <w:rFonts w:cstheme="minorHAnsi"/>
                <w:b/>
                <w:color w:val="000099"/>
              </w:rPr>
            </w:pPr>
          </w:p>
        </w:tc>
        <w:tc>
          <w:tcPr>
            <w:tcW w:w="6058" w:type="dxa"/>
            <w:gridSpan w:val="2"/>
          </w:tcPr>
          <w:p w14:paraId="03B48B25" w14:textId="77777777" w:rsidR="00121A43" w:rsidRDefault="009C470B" w:rsidP="00C74DA2">
            <w:pPr>
              <w:jc w:val="both"/>
              <w:rPr>
                <w:rFonts w:cstheme="minorHAnsi"/>
              </w:rPr>
            </w:pPr>
            <w:r>
              <w:rPr>
                <w:rFonts w:cstheme="minorHAnsi"/>
              </w:rPr>
              <w:t xml:space="preserve">Improve Food Security, </w:t>
            </w:r>
          </w:p>
          <w:p w14:paraId="5C933FE0" w14:textId="77777777" w:rsidR="009C470B" w:rsidRDefault="00712773" w:rsidP="00C74DA2">
            <w:pPr>
              <w:jc w:val="both"/>
              <w:rPr>
                <w:rFonts w:cstheme="minorHAnsi"/>
              </w:rPr>
            </w:pPr>
            <w:r>
              <w:rPr>
                <w:rFonts w:cstheme="minorHAnsi"/>
              </w:rPr>
              <w:t>Access to food</w:t>
            </w:r>
          </w:p>
          <w:p w14:paraId="5A3E73F7" w14:textId="77777777" w:rsidR="00712773" w:rsidRDefault="00712773" w:rsidP="00C74DA2">
            <w:pPr>
              <w:jc w:val="both"/>
              <w:rPr>
                <w:rFonts w:cstheme="minorHAnsi"/>
              </w:rPr>
            </w:pPr>
            <w:r>
              <w:rPr>
                <w:rFonts w:cstheme="minorHAnsi"/>
              </w:rPr>
              <w:t>Additional income,</w:t>
            </w:r>
          </w:p>
          <w:p w14:paraId="5C62CB01" w14:textId="77777777" w:rsidR="00712773" w:rsidRDefault="00712773" w:rsidP="00C74DA2">
            <w:pPr>
              <w:jc w:val="both"/>
              <w:rPr>
                <w:rFonts w:cstheme="minorHAnsi"/>
              </w:rPr>
            </w:pPr>
            <w:r>
              <w:rPr>
                <w:rFonts w:cstheme="minorHAnsi"/>
              </w:rPr>
              <w:t>Access to water</w:t>
            </w:r>
          </w:p>
          <w:p w14:paraId="32CF5B8F" w14:textId="77777777" w:rsidR="00373C35" w:rsidRPr="00373C35" w:rsidRDefault="00373C35" w:rsidP="00C74DA2">
            <w:pPr>
              <w:jc w:val="both"/>
              <w:rPr>
                <w:rFonts w:cstheme="minorHAnsi"/>
              </w:rPr>
            </w:pPr>
            <w:r w:rsidRPr="00373C35">
              <w:rPr>
                <w:rFonts w:cstheme="minorHAnsi"/>
              </w:rPr>
              <w:t>Climate Action</w:t>
            </w:r>
          </w:p>
          <w:p w14:paraId="57F85942" w14:textId="77777777" w:rsidR="00373C35" w:rsidRPr="00373C35" w:rsidRDefault="00373C35" w:rsidP="00C74DA2">
            <w:pPr>
              <w:jc w:val="both"/>
              <w:rPr>
                <w:rFonts w:cstheme="minorHAnsi"/>
              </w:rPr>
            </w:pPr>
            <w:r w:rsidRPr="00373C35">
              <w:rPr>
                <w:rFonts w:cstheme="minorHAnsi"/>
              </w:rPr>
              <w:t xml:space="preserve">Life on Land </w:t>
            </w:r>
          </w:p>
          <w:p w14:paraId="6D8530C9" w14:textId="77777777" w:rsidR="00373C35" w:rsidRPr="00373C35" w:rsidRDefault="00373C35" w:rsidP="00C74DA2">
            <w:pPr>
              <w:jc w:val="both"/>
              <w:rPr>
                <w:rFonts w:cstheme="minorHAnsi"/>
              </w:rPr>
            </w:pPr>
            <w:r w:rsidRPr="00373C35">
              <w:rPr>
                <w:rFonts w:cstheme="minorHAnsi"/>
              </w:rPr>
              <w:t xml:space="preserve">Affordable And Clean Energy </w:t>
            </w:r>
          </w:p>
          <w:p w14:paraId="29AD79DE" w14:textId="77777777" w:rsidR="00373C35" w:rsidRPr="00373C35" w:rsidRDefault="00373C35" w:rsidP="00C74DA2">
            <w:pPr>
              <w:jc w:val="both"/>
              <w:rPr>
                <w:rFonts w:cstheme="minorHAnsi"/>
              </w:rPr>
            </w:pPr>
            <w:r w:rsidRPr="00373C35">
              <w:rPr>
                <w:rFonts w:cstheme="minorHAnsi"/>
              </w:rPr>
              <w:t xml:space="preserve">Responsible Consumption and Production </w:t>
            </w:r>
          </w:p>
          <w:p w14:paraId="389FDB40" w14:textId="7F291462" w:rsidR="004852A8" w:rsidRPr="00E06C7D" w:rsidRDefault="00373C35" w:rsidP="00C74DA2">
            <w:pPr>
              <w:jc w:val="both"/>
              <w:rPr>
                <w:rFonts w:cstheme="minorHAnsi"/>
              </w:rPr>
            </w:pPr>
            <w:r w:rsidRPr="00373C35">
              <w:rPr>
                <w:rFonts w:cstheme="minorHAnsi"/>
              </w:rPr>
              <w:t>Zero Hunger</w:t>
            </w:r>
          </w:p>
        </w:tc>
      </w:tr>
      <w:tr w:rsidR="00121A43" w:rsidRPr="00E06C7D" w14:paraId="2EC13DC4" w14:textId="77777777" w:rsidTr="00B56006">
        <w:tc>
          <w:tcPr>
            <w:tcW w:w="1168" w:type="dxa"/>
          </w:tcPr>
          <w:p w14:paraId="2249D0E8" w14:textId="36C462B7" w:rsidR="00121A43" w:rsidRPr="00E06C7D" w:rsidRDefault="007C0EC2" w:rsidP="00C74DA2">
            <w:pPr>
              <w:jc w:val="both"/>
              <w:rPr>
                <w:b/>
                <w:bCs/>
                <w:color w:val="000099"/>
              </w:rPr>
            </w:pPr>
            <w:r>
              <w:rPr>
                <w:b/>
                <w:bCs/>
                <w:color w:val="000099"/>
              </w:rPr>
              <w:t>3</w:t>
            </w:r>
            <w:r w:rsidR="00D148B8">
              <w:rPr>
                <w:b/>
                <w:bCs/>
                <w:color w:val="000099"/>
              </w:rPr>
              <w:t>1</w:t>
            </w:r>
          </w:p>
        </w:tc>
        <w:tc>
          <w:tcPr>
            <w:tcW w:w="2669" w:type="dxa"/>
          </w:tcPr>
          <w:p w14:paraId="3CFAE9D5" w14:textId="128AA982" w:rsidR="00121A43" w:rsidRDefault="00121A43" w:rsidP="00C74DA2">
            <w:pPr>
              <w:spacing w:line="257" w:lineRule="auto"/>
              <w:jc w:val="both"/>
            </w:pPr>
            <w:r w:rsidRPr="1D3DD0CD">
              <w:rPr>
                <w:rFonts w:ascii="Calibri" w:eastAsia="Calibri" w:hAnsi="Calibri" w:cs="Calibri"/>
                <w:b/>
                <w:bCs/>
                <w:color w:val="000099"/>
              </w:rPr>
              <w:t xml:space="preserve">Was the promise of carbon credits </w:t>
            </w:r>
            <w:r>
              <w:rPr>
                <w:rFonts w:ascii="Calibri" w:eastAsia="Calibri" w:hAnsi="Calibri" w:cs="Calibri"/>
                <w:b/>
                <w:bCs/>
                <w:color w:val="000099"/>
              </w:rPr>
              <w:t>an</w:t>
            </w:r>
            <w:r w:rsidRPr="1D3DD0CD">
              <w:rPr>
                <w:rFonts w:ascii="Calibri" w:eastAsia="Calibri" w:hAnsi="Calibri" w:cs="Calibri"/>
                <w:b/>
                <w:bCs/>
                <w:color w:val="000099"/>
              </w:rPr>
              <w:t xml:space="preserve"> enabling factor for farmers to transition to agroforestry?</w:t>
            </w:r>
          </w:p>
          <w:p w14:paraId="231A7DB1" w14:textId="77777777" w:rsidR="00121A43" w:rsidRPr="00E06C7D" w:rsidRDefault="00121A43" w:rsidP="00C74DA2">
            <w:pPr>
              <w:jc w:val="both"/>
              <w:rPr>
                <w:rFonts w:cstheme="minorHAnsi"/>
                <w:b/>
                <w:color w:val="000099"/>
              </w:rPr>
            </w:pPr>
          </w:p>
        </w:tc>
        <w:tc>
          <w:tcPr>
            <w:tcW w:w="6058" w:type="dxa"/>
            <w:gridSpan w:val="2"/>
          </w:tcPr>
          <w:p w14:paraId="4A54B56F" w14:textId="4947E81F" w:rsidR="00121A43" w:rsidRPr="00E06C7D" w:rsidRDefault="009C470B" w:rsidP="00C74DA2">
            <w:pPr>
              <w:jc w:val="both"/>
              <w:rPr>
                <w:rFonts w:cstheme="minorHAnsi"/>
              </w:rPr>
            </w:pPr>
            <w:r>
              <w:rPr>
                <w:rFonts w:cstheme="minorHAnsi"/>
              </w:rPr>
              <w:t>Yes</w:t>
            </w:r>
          </w:p>
        </w:tc>
      </w:tr>
      <w:tr w:rsidR="00121A43" w:rsidRPr="00341C0F" w:rsidDel="0038777E" w14:paraId="303ED0B8" w14:textId="77777777" w:rsidTr="00B56006">
        <w:tc>
          <w:tcPr>
            <w:tcW w:w="1168" w:type="dxa"/>
            <w:shd w:val="clear" w:color="auto" w:fill="000099"/>
          </w:tcPr>
          <w:p w14:paraId="7126D1FC" w14:textId="77777777" w:rsidR="00121A43" w:rsidRPr="00341C0F" w:rsidDel="0038777E" w:rsidRDefault="00121A43" w:rsidP="00C74DA2">
            <w:pPr>
              <w:pStyle w:val="Heading2"/>
              <w:jc w:val="both"/>
              <w:rPr>
                <w:b/>
                <w:bCs/>
                <w:color w:val="FFFFFF" w:themeColor="background1"/>
              </w:rPr>
            </w:pPr>
          </w:p>
        </w:tc>
        <w:tc>
          <w:tcPr>
            <w:tcW w:w="2669" w:type="dxa"/>
            <w:shd w:val="clear" w:color="auto" w:fill="000099"/>
          </w:tcPr>
          <w:p w14:paraId="79529F83" w14:textId="77B47530" w:rsidR="00121A43" w:rsidRPr="00341C0F" w:rsidDel="0038777E" w:rsidRDefault="00121A43" w:rsidP="00C74DA2">
            <w:pPr>
              <w:pStyle w:val="Heading2"/>
              <w:jc w:val="both"/>
              <w:rPr>
                <w:b/>
                <w:bCs/>
                <w:color w:val="FFFFFF" w:themeColor="background1"/>
              </w:rPr>
            </w:pPr>
            <w:bookmarkStart w:id="5" w:name="_Toc111114957"/>
            <w:r w:rsidRPr="00341C0F">
              <w:rPr>
                <w:b/>
                <w:bCs/>
                <w:color w:val="FFFFFF" w:themeColor="background1"/>
              </w:rPr>
              <w:t>High-over business case</w:t>
            </w:r>
            <w:bookmarkEnd w:id="5"/>
          </w:p>
        </w:tc>
        <w:tc>
          <w:tcPr>
            <w:tcW w:w="6058" w:type="dxa"/>
            <w:gridSpan w:val="2"/>
            <w:shd w:val="clear" w:color="auto" w:fill="000099"/>
            <w:vAlign w:val="bottom"/>
          </w:tcPr>
          <w:p w14:paraId="71BE653D" w14:textId="0DF6A578" w:rsidR="00121A43" w:rsidRPr="005D163B" w:rsidDel="0038777E" w:rsidRDefault="00121A43" w:rsidP="00C74DA2">
            <w:pPr>
              <w:jc w:val="both"/>
              <w:rPr>
                <w:i/>
                <w:iCs/>
              </w:rPr>
            </w:pPr>
          </w:p>
        </w:tc>
      </w:tr>
      <w:tr w:rsidR="00121A43" w:rsidRPr="00E06C7D" w:rsidDel="0038777E" w14:paraId="4366A633" w14:textId="77777777" w:rsidTr="00B56006">
        <w:tc>
          <w:tcPr>
            <w:tcW w:w="1168" w:type="dxa"/>
          </w:tcPr>
          <w:p w14:paraId="7EAFE263" w14:textId="0D0B6294" w:rsidR="00121A43" w:rsidRPr="1D3DD0CD" w:rsidDel="0038777E" w:rsidRDefault="00121A43" w:rsidP="00C74DA2">
            <w:pPr>
              <w:jc w:val="both"/>
              <w:rPr>
                <w:b/>
                <w:bCs/>
                <w:color w:val="000099"/>
              </w:rPr>
            </w:pPr>
            <w:r>
              <w:rPr>
                <w:b/>
                <w:bCs/>
                <w:color w:val="000099"/>
              </w:rPr>
              <w:t>3</w:t>
            </w:r>
            <w:r w:rsidR="00D148B8">
              <w:rPr>
                <w:b/>
                <w:bCs/>
                <w:color w:val="000099"/>
              </w:rPr>
              <w:t>2</w:t>
            </w:r>
          </w:p>
        </w:tc>
        <w:tc>
          <w:tcPr>
            <w:tcW w:w="2669" w:type="dxa"/>
          </w:tcPr>
          <w:p w14:paraId="3F635A73" w14:textId="77777777" w:rsidR="00121A43" w:rsidRDefault="00121A43" w:rsidP="00C74DA2">
            <w:pPr>
              <w:spacing w:line="257" w:lineRule="auto"/>
              <w:jc w:val="both"/>
              <w:rPr>
                <w:rFonts w:ascii="Calibri" w:eastAsia="Calibri" w:hAnsi="Calibri" w:cs="Calibri"/>
                <w:b/>
                <w:bCs/>
                <w:color w:val="000099"/>
              </w:rPr>
            </w:pPr>
            <w:r>
              <w:rPr>
                <w:rFonts w:ascii="Calibri" w:eastAsia="Calibri" w:hAnsi="Calibri" w:cs="Calibri"/>
                <w:b/>
                <w:bCs/>
                <w:color w:val="000099"/>
              </w:rPr>
              <w:t>If existing agroforestry, how has this project been funded to date?</w:t>
            </w:r>
          </w:p>
          <w:p w14:paraId="7AE8D0D6" w14:textId="025104A9" w:rsidR="00121A43" w:rsidRDefault="00121A43" w:rsidP="00C74DA2">
            <w:pPr>
              <w:spacing w:line="257" w:lineRule="auto"/>
              <w:jc w:val="both"/>
              <w:rPr>
                <w:color w:val="000099"/>
              </w:rPr>
            </w:pPr>
            <w:r w:rsidRPr="009B4D2D">
              <w:rPr>
                <w:color w:val="000099"/>
              </w:rPr>
              <w:t>(</w:t>
            </w:r>
            <w:proofErr w:type="gramStart"/>
            <w:r w:rsidRPr="009B4D2D">
              <w:rPr>
                <w:color w:val="000099"/>
              </w:rPr>
              <w:t>financed</w:t>
            </w:r>
            <w:proofErr w:type="gramEnd"/>
            <w:r w:rsidRPr="009B4D2D">
              <w:rPr>
                <w:color w:val="000099"/>
              </w:rPr>
              <w:t xml:space="preserve"> by the local partner</w:t>
            </w:r>
            <w:r>
              <w:rPr>
                <w:color w:val="000099"/>
              </w:rPr>
              <w:t>,</w:t>
            </w:r>
            <w:r w:rsidRPr="009B4D2D">
              <w:rPr>
                <w:color w:val="000099"/>
              </w:rPr>
              <w:t xml:space="preserve"> the farmers, grants/funding, or a combination)</w:t>
            </w:r>
          </w:p>
          <w:p w14:paraId="3C8CFAA8" w14:textId="4DFCEBA4"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0778E144" w14:textId="15789C55" w:rsidR="00121A43" w:rsidRPr="00E06C7D" w:rsidDel="0038777E" w:rsidRDefault="004D3181" w:rsidP="00C74DA2">
            <w:pPr>
              <w:jc w:val="both"/>
              <w:rPr>
                <w:rFonts w:cstheme="minorHAnsi"/>
              </w:rPr>
            </w:pPr>
            <w:r>
              <w:rPr>
                <w:rFonts w:cstheme="minorHAnsi"/>
              </w:rPr>
              <w:t xml:space="preserve">The funding came from Golden Organics SeriousShea parent as a pilot to learn about Agroforestry dynamics in Senegal. </w:t>
            </w:r>
          </w:p>
        </w:tc>
      </w:tr>
      <w:tr w:rsidR="00121A43" w:rsidRPr="00E06C7D" w:rsidDel="0038777E" w14:paraId="5A7CEE5B" w14:textId="77777777" w:rsidTr="00B56006">
        <w:tc>
          <w:tcPr>
            <w:tcW w:w="1168" w:type="dxa"/>
          </w:tcPr>
          <w:p w14:paraId="593A8BAC" w14:textId="66D9720C" w:rsidR="00121A43" w:rsidRPr="1D3DD0CD" w:rsidDel="0038777E" w:rsidRDefault="00121A43" w:rsidP="00C74DA2">
            <w:pPr>
              <w:jc w:val="both"/>
              <w:rPr>
                <w:b/>
                <w:bCs/>
                <w:color w:val="000099"/>
              </w:rPr>
            </w:pPr>
            <w:r>
              <w:rPr>
                <w:b/>
                <w:bCs/>
                <w:color w:val="000099"/>
              </w:rPr>
              <w:t>3</w:t>
            </w:r>
            <w:r w:rsidR="00D148B8">
              <w:rPr>
                <w:b/>
                <w:bCs/>
                <w:color w:val="000099"/>
              </w:rPr>
              <w:t>3</w:t>
            </w:r>
          </w:p>
        </w:tc>
        <w:tc>
          <w:tcPr>
            <w:tcW w:w="2669" w:type="dxa"/>
          </w:tcPr>
          <w:p w14:paraId="3E8A100B" w14:textId="77777777" w:rsidR="00121A43" w:rsidRDefault="00121A43" w:rsidP="00C74DA2">
            <w:pPr>
              <w:spacing w:line="257" w:lineRule="auto"/>
              <w:jc w:val="both"/>
              <w:rPr>
                <w:rFonts w:ascii="Calibri" w:eastAsia="Calibri" w:hAnsi="Calibri" w:cs="Calibri"/>
                <w:b/>
                <w:bCs/>
                <w:color w:val="000099"/>
              </w:rPr>
            </w:pPr>
            <w:r>
              <w:rPr>
                <w:rFonts w:ascii="Calibri" w:eastAsia="Calibri" w:hAnsi="Calibri" w:cs="Calibri"/>
                <w:b/>
                <w:bCs/>
                <w:color w:val="000099"/>
              </w:rPr>
              <w:t>Briefly describe the costs for the farmer in this project</w:t>
            </w:r>
          </w:p>
          <w:p w14:paraId="51965B13" w14:textId="5DCECDFE" w:rsidR="00121A43" w:rsidRPr="00E108EF" w:rsidRDefault="00121A43" w:rsidP="00C74DA2">
            <w:pPr>
              <w:spacing w:line="257" w:lineRule="auto"/>
              <w:jc w:val="both"/>
              <w:rPr>
                <w:rFonts w:ascii="Calibri" w:eastAsia="Calibri" w:hAnsi="Calibri" w:cs="Calibri"/>
                <w:color w:val="000099"/>
              </w:rPr>
            </w:pPr>
            <w:r w:rsidRPr="00E108EF">
              <w:rPr>
                <w:rFonts w:ascii="Calibri" w:eastAsia="Calibri" w:hAnsi="Calibri" w:cs="Calibri"/>
                <w:color w:val="000099"/>
              </w:rPr>
              <w:t>(</w:t>
            </w:r>
            <w:proofErr w:type="gramStart"/>
            <w:r>
              <w:rPr>
                <w:rFonts w:ascii="Calibri" w:eastAsia="Calibri" w:hAnsi="Calibri" w:cs="Calibri"/>
                <w:color w:val="000099"/>
              </w:rPr>
              <w:t>e.g.</w:t>
            </w:r>
            <w:proofErr w:type="gramEnd"/>
            <w:r>
              <w:rPr>
                <w:rFonts w:ascii="Calibri" w:eastAsia="Calibri" w:hAnsi="Calibri" w:cs="Calibri"/>
                <w:color w:val="000099"/>
              </w:rPr>
              <w:t xml:space="preserve"> seedlings, fertilisers, </w:t>
            </w:r>
            <w:r w:rsidR="00944332">
              <w:rPr>
                <w:rFonts w:ascii="Calibri" w:eastAsia="Calibri" w:hAnsi="Calibri" w:cs="Calibri"/>
                <w:color w:val="000099"/>
              </w:rPr>
              <w:t xml:space="preserve">pesticides, </w:t>
            </w:r>
            <w:r>
              <w:rPr>
                <w:rFonts w:ascii="Calibri" w:eastAsia="Calibri" w:hAnsi="Calibri" w:cs="Calibri"/>
                <w:color w:val="000099"/>
              </w:rPr>
              <w:t>labour</w:t>
            </w:r>
            <w:r w:rsidR="00944332">
              <w:rPr>
                <w:rFonts w:ascii="Calibri" w:eastAsia="Calibri" w:hAnsi="Calibri" w:cs="Calibri"/>
                <w:color w:val="000099"/>
              </w:rPr>
              <w:t xml:space="preserve"> – planting and pruning</w:t>
            </w:r>
            <w:r w:rsidR="00052649">
              <w:rPr>
                <w:rFonts w:ascii="Calibri" w:eastAsia="Calibri" w:hAnsi="Calibri" w:cs="Calibri"/>
                <w:color w:val="000099"/>
              </w:rPr>
              <w:t xml:space="preserve">, project cost, training, </w:t>
            </w:r>
            <w:r w:rsidR="002E6DBB">
              <w:rPr>
                <w:rFonts w:ascii="Calibri" w:eastAsia="Calibri" w:hAnsi="Calibri" w:cs="Calibri"/>
                <w:color w:val="000099"/>
              </w:rPr>
              <w:t>transport</w:t>
            </w:r>
            <w:r w:rsidRPr="00E108EF">
              <w:rPr>
                <w:rFonts w:ascii="Calibri" w:eastAsia="Calibri" w:hAnsi="Calibri" w:cs="Calibri"/>
                <w:color w:val="000099"/>
              </w:rPr>
              <w:t>)</w:t>
            </w:r>
          </w:p>
          <w:p w14:paraId="360D2338" w14:textId="77777777"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6527CB91" w14:textId="0E787BCD" w:rsidR="004D3181" w:rsidRDefault="004D3181" w:rsidP="00C74DA2">
            <w:pPr>
              <w:jc w:val="both"/>
              <w:rPr>
                <w:rFonts w:cstheme="minorHAnsi"/>
              </w:rPr>
            </w:pPr>
            <w:r>
              <w:rPr>
                <w:rFonts w:cstheme="minorHAnsi"/>
              </w:rPr>
              <w:t xml:space="preserve"> Maintenance of the tree</w:t>
            </w:r>
            <w:r w:rsidR="00C74DA2">
              <w:rPr>
                <w:rFonts w:cstheme="minorHAnsi"/>
              </w:rPr>
              <w:t>s on partners Land</w:t>
            </w:r>
            <w:r>
              <w:rPr>
                <w:rFonts w:cstheme="minorHAnsi"/>
              </w:rPr>
              <w:t xml:space="preserve">: </w:t>
            </w:r>
          </w:p>
          <w:p w14:paraId="5F0A0F7B" w14:textId="77777777" w:rsidR="004D3181" w:rsidRDefault="004D3181" w:rsidP="00C74DA2">
            <w:pPr>
              <w:jc w:val="both"/>
              <w:rPr>
                <w:rFonts w:cstheme="minorHAnsi"/>
              </w:rPr>
            </w:pPr>
          </w:p>
          <w:p w14:paraId="5F5589BC" w14:textId="7E3D2D20" w:rsidR="004D3181" w:rsidRPr="0030764A" w:rsidRDefault="004D3181" w:rsidP="009751E5">
            <w:pPr>
              <w:pStyle w:val="ListParagraph"/>
              <w:numPr>
                <w:ilvl w:val="0"/>
                <w:numId w:val="11"/>
              </w:numPr>
              <w:rPr>
                <w:rFonts w:cstheme="minorHAnsi"/>
                <w:color w:val="FF0000"/>
              </w:rPr>
            </w:pPr>
            <w:r w:rsidRPr="0030764A">
              <w:rPr>
                <w:rFonts w:cstheme="minorHAnsi"/>
                <w:color w:val="FF0000"/>
              </w:rPr>
              <w:t>Bio fertilisation</w:t>
            </w:r>
            <w:r w:rsidR="00D61A42">
              <w:rPr>
                <w:rFonts w:cstheme="minorHAnsi"/>
                <w:color w:val="FF0000"/>
              </w:rPr>
              <w:t xml:space="preserve">: </w:t>
            </w:r>
            <w:r w:rsidR="00D61A42">
              <w:rPr>
                <w:rFonts w:cstheme="minorHAnsi"/>
              </w:rPr>
              <w:t>4-10 ton of liquid fertiliser per day and per processing centre. 10 processing centres.</w:t>
            </w:r>
            <w:r w:rsidR="009751E5">
              <w:rPr>
                <w:rFonts w:cstheme="minorHAnsi"/>
              </w:rPr>
              <w:t xml:space="preserve"> Price of the liquid fertilizer is 2,5 USD per </w:t>
            </w:r>
            <w:proofErr w:type="spellStart"/>
            <w:r w:rsidR="009751E5">
              <w:rPr>
                <w:rFonts w:cstheme="minorHAnsi"/>
              </w:rPr>
              <w:t>Liter</w:t>
            </w:r>
            <w:proofErr w:type="spellEnd"/>
            <w:r w:rsidR="00D61A42">
              <w:rPr>
                <w:rFonts w:cstheme="minorHAnsi"/>
              </w:rPr>
              <w:t xml:space="preserve"> </w:t>
            </w:r>
            <w:r w:rsidR="00D61A42">
              <w:rPr>
                <w:rFonts w:cstheme="minorHAnsi"/>
              </w:rPr>
              <w:br/>
            </w:r>
          </w:p>
          <w:p w14:paraId="3F7A9C2A" w14:textId="4C2CE080" w:rsidR="004D3181" w:rsidRPr="0030764A" w:rsidRDefault="004D3181" w:rsidP="00C74DA2">
            <w:pPr>
              <w:pStyle w:val="ListParagraph"/>
              <w:numPr>
                <w:ilvl w:val="0"/>
                <w:numId w:val="11"/>
              </w:numPr>
              <w:jc w:val="both"/>
              <w:rPr>
                <w:rFonts w:cstheme="minorHAnsi"/>
                <w:color w:val="FF0000"/>
              </w:rPr>
            </w:pPr>
            <w:r w:rsidRPr="0030764A">
              <w:rPr>
                <w:rFonts w:cstheme="minorHAnsi"/>
                <w:color w:val="FF0000"/>
              </w:rPr>
              <w:t>Protection with bio pesticides</w:t>
            </w:r>
            <w:r w:rsidR="005C0960">
              <w:rPr>
                <w:rFonts w:cstheme="minorHAnsi"/>
                <w:color w:val="FF0000"/>
              </w:rPr>
              <w:t xml:space="preserve">: </w:t>
            </w:r>
            <w:r w:rsidR="009751E5" w:rsidRPr="009751E5">
              <w:rPr>
                <w:rFonts w:cstheme="minorHAnsi"/>
                <w:color w:val="000000" w:themeColor="text1"/>
              </w:rPr>
              <w:t>Only for the Nurseries</w:t>
            </w:r>
          </w:p>
          <w:p w14:paraId="03CB6E22" w14:textId="0A8A40BB" w:rsidR="004D3181" w:rsidRPr="005C0960" w:rsidRDefault="004D3181" w:rsidP="00C74DA2">
            <w:pPr>
              <w:pStyle w:val="ListParagraph"/>
              <w:numPr>
                <w:ilvl w:val="0"/>
                <w:numId w:val="11"/>
              </w:numPr>
              <w:jc w:val="both"/>
              <w:rPr>
                <w:rFonts w:cstheme="minorHAnsi"/>
              </w:rPr>
            </w:pPr>
            <w:r w:rsidRPr="005C0960">
              <w:rPr>
                <w:rFonts w:cstheme="minorHAnsi"/>
              </w:rPr>
              <w:t>Manual Weeding</w:t>
            </w:r>
            <w:r w:rsidR="0036340B" w:rsidRPr="005C0960">
              <w:rPr>
                <w:rFonts w:cstheme="minorHAnsi"/>
              </w:rPr>
              <w:t xml:space="preserve">: </w:t>
            </w:r>
            <w:r w:rsidR="005C0960" w:rsidRPr="005C0960">
              <w:rPr>
                <w:rFonts w:cstheme="minorHAnsi"/>
              </w:rPr>
              <w:t>€0</w:t>
            </w:r>
          </w:p>
          <w:p w14:paraId="310CFE1A" w14:textId="79A2CF39" w:rsidR="004D3181" w:rsidRPr="005C0960" w:rsidDel="0038777E" w:rsidRDefault="004D3181" w:rsidP="005C0960">
            <w:pPr>
              <w:jc w:val="both"/>
              <w:rPr>
                <w:rFonts w:cstheme="minorHAnsi"/>
              </w:rPr>
            </w:pPr>
          </w:p>
        </w:tc>
      </w:tr>
      <w:tr w:rsidR="00121A43" w:rsidRPr="00E06C7D" w:rsidDel="0038777E" w14:paraId="01971AE9" w14:textId="77777777" w:rsidTr="00CA5F26">
        <w:trPr>
          <w:trHeight w:val="3554"/>
        </w:trPr>
        <w:tc>
          <w:tcPr>
            <w:tcW w:w="1168" w:type="dxa"/>
          </w:tcPr>
          <w:p w14:paraId="229449CA" w14:textId="77DA7910" w:rsidR="00121A43" w:rsidRPr="1D3DD0CD" w:rsidDel="0038777E" w:rsidRDefault="00121A43" w:rsidP="00C74DA2">
            <w:pPr>
              <w:jc w:val="both"/>
              <w:rPr>
                <w:b/>
                <w:bCs/>
                <w:color w:val="000099"/>
              </w:rPr>
            </w:pPr>
            <w:r>
              <w:rPr>
                <w:b/>
                <w:bCs/>
                <w:color w:val="000099"/>
              </w:rPr>
              <w:t>3</w:t>
            </w:r>
            <w:r w:rsidR="00D148B8">
              <w:rPr>
                <w:b/>
                <w:bCs/>
                <w:color w:val="000099"/>
              </w:rPr>
              <w:t>4</w:t>
            </w:r>
          </w:p>
        </w:tc>
        <w:tc>
          <w:tcPr>
            <w:tcW w:w="2669" w:type="dxa"/>
          </w:tcPr>
          <w:p w14:paraId="1030C305" w14:textId="0FBB1D27" w:rsidR="00121A43" w:rsidRDefault="00121A43" w:rsidP="00C74DA2">
            <w:pPr>
              <w:spacing w:line="257" w:lineRule="auto"/>
              <w:jc w:val="both"/>
              <w:rPr>
                <w:rFonts w:ascii="Calibri" w:eastAsia="Calibri" w:hAnsi="Calibri" w:cs="Calibri"/>
                <w:b/>
                <w:bCs/>
                <w:color w:val="000099"/>
              </w:rPr>
            </w:pPr>
            <w:r>
              <w:rPr>
                <w:rFonts w:ascii="Calibri" w:eastAsia="Calibri" w:hAnsi="Calibri" w:cs="Calibri"/>
                <w:b/>
                <w:bCs/>
                <w:color w:val="000099"/>
              </w:rPr>
              <w:t>Briefly describe the costs for the local partner in this project</w:t>
            </w:r>
          </w:p>
          <w:p w14:paraId="39B6457F" w14:textId="5FEEF93F" w:rsidR="00121A43" w:rsidRPr="009B4D2D" w:rsidRDefault="00121A43" w:rsidP="00C74DA2">
            <w:pPr>
              <w:spacing w:line="257" w:lineRule="auto"/>
              <w:jc w:val="both"/>
              <w:rPr>
                <w:rFonts w:ascii="Calibri" w:eastAsia="Calibri" w:hAnsi="Calibri" w:cs="Calibri"/>
                <w:color w:val="000099"/>
              </w:rPr>
            </w:pPr>
            <w:r w:rsidRPr="009B4D2D">
              <w:rPr>
                <w:rFonts w:ascii="Calibri" w:eastAsia="Calibri" w:hAnsi="Calibri" w:cs="Calibri"/>
                <w:color w:val="000099"/>
              </w:rPr>
              <w:t>(</w:t>
            </w:r>
            <w:proofErr w:type="gramStart"/>
            <w:r>
              <w:rPr>
                <w:rFonts w:ascii="Calibri" w:eastAsia="Calibri" w:hAnsi="Calibri" w:cs="Calibri"/>
                <w:color w:val="000099"/>
              </w:rPr>
              <w:t>e.g.</w:t>
            </w:r>
            <w:proofErr w:type="gramEnd"/>
            <w:r>
              <w:rPr>
                <w:rFonts w:ascii="Calibri" w:eastAsia="Calibri" w:hAnsi="Calibri" w:cs="Calibri"/>
                <w:color w:val="000099"/>
              </w:rPr>
              <w:t xml:space="preserve"> seedlings, </w:t>
            </w:r>
            <w:r w:rsidRPr="009B4D2D">
              <w:rPr>
                <w:rFonts w:ascii="Calibri" w:eastAsia="Calibri" w:hAnsi="Calibri" w:cs="Calibri"/>
                <w:color w:val="000099"/>
              </w:rPr>
              <w:t>onboarding, data collection, training, farmer engagement, planting materials</w:t>
            </w:r>
            <w:r w:rsidR="00E577B1">
              <w:rPr>
                <w:rFonts w:ascii="Calibri" w:eastAsia="Calibri" w:hAnsi="Calibri" w:cs="Calibri"/>
                <w:color w:val="000099"/>
              </w:rPr>
              <w:t xml:space="preserve">, see </w:t>
            </w:r>
            <w:r w:rsidR="00E577B1" w:rsidRPr="00E577B1">
              <w:rPr>
                <w:rFonts w:ascii="Calibri" w:eastAsia="Calibri" w:hAnsi="Calibri" w:cs="Calibri"/>
                <w:color w:val="000099"/>
                <w:u w:val="single"/>
              </w:rPr>
              <w:t xml:space="preserve">Annex </w:t>
            </w:r>
            <w:r w:rsidR="00A86117">
              <w:rPr>
                <w:rFonts w:ascii="Calibri" w:eastAsia="Calibri" w:hAnsi="Calibri" w:cs="Calibri"/>
                <w:color w:val="000099"/>
                <w:u w:val="single"/>
              </w:rPr>
              <w:t>1</w:t>
            </w:r>
            <w:r w:rsidR="00E577B1">
              <w:rPr>
                <w:rFonts w:ascii="Calibri" w:eastAsia="Calibri" w:hAnsi="Calibri" w:cs="Calibri"/>
                <w:color w:val="000099"/>
              </w:rPr>
              <w:t xml:space="preserve"> for more examples</w:t>
            </w:r>
            <w:r w:rsidRPr="009B4D2D">
              <w:rPr>
                <w:rFonts w:ascii="Calibri" w:eastAsia="Calibri" w:hAnsi="Calibri" w:cs="Calibri"/>
                <w:color w:val="000099"/>
              </w:rPr>
              <w:t xml:space="preserve">) </w:t>
            </w:r>
          </w:p>
          <w:p w14:paraId="2DDF7C49" w14:textId="77777777" w:rsidR="00121A43" w:rsidRPr="1D3DD0CD" w:rsidRDefault="00121A43" w:rsidP="00C74DA2">
            <w:pPr>
              <w:spacing w:line="257" w:lineRule="auto"/>
              <w:jc w:val="both"/>
              <w:rPr>
                <w:rFonts w:ascii="Calibri" w:eastAsia="Calibri" w:hAnsi="Calibri" w:cs="Calibri"/>
                <w:b/>
                <w:bCs/>
                <w:color w:val="000099"/>
              </w:rPr>
            </w:pPr>
          </w:p>
        </w:tc>
        <w:tc>
          <w:tcPr>
            <w:tcW w:w="6058" w:type="dxa"/>
            <w:gridSpan w:val="2"/>
          </w:tcPr>
          <w:p w14:paraId="1801DC29" w14:textId="16FECF3F" w:rsidR="00BC0EEB" w:rsidRDefault="00BC0EEB" w:rsidP="00C74DA2">
            <w:pPr>
              <w:jc w:val="both"/>
              <w:rPr>
                <w:rFonts w:cstheme="minorHAnsi"/>
              </w:rPr>
            </w:pPr>
            <w:r>
              <w:rPr>
                <w:rFonts w:cstheme="minorHAnsi"/>
              </w:rPr>
              <w:t xml:space="preserve">See Attached Excel Sheet </w:t>
            </w:r>
          </w:p>
          <w:p w14:paraId="6E808F39" w14:textId="77777777" w:rsidR="00BC0EEB" w:rsidRDefault="00BC0EEB" w:rsidP="00C74DA2">
            <w:pPr>
              <w:jc w:val="both"/>
              <w:rPr>
                <w:rFonts w:cstheme="minorHAnsi"/>
              </w:rPr>
            </w:pPr>
          </w:p>
          <w:p w14:paraId="06214312" w14:textId="77777777" w:rsidR="00BC0EEB" w:rsidRDefault="00BC0EEB" w:rsidP="00C74DA2">
            <w:pPr>
              <w:jc w:val="both"/>
              <w:rPr>
                <w:rFonts w:cstheme="minorHAnsi"/>
              </w:rPr>
            </w:pPr>
          </w:p>
          <w:p w14:paraId="7AB5E123" w14:textId="4347E003" w:rsidR="009C470B" w:rsidRPr="00BC0EEB" w:rsidRDefault="00CA5F26" w:rsidP="00C74DA2">
            <w:pPr>
              <w:pStyle w:val="ListParagraph"/>
              <w:numPr>
                <w:ilvl w:val="0"/>
                <w:numId w:val="11"/>
              </w:numPr>
              <w:jc w:val="both"/>
              <w:rPr>
                <w:rFonts w:cstheme="minorHAnsi"/>
              </w:rPr>
            </w:pPr>
            <w:r w:rsidRPr="00BC0EEB">
              <w:rPr>
                <w:rFonts w:cstheme="minorHAnsi"/>
              </w:rPr>
              <w:t>Single Nursery Cost (CAPEX):</w:t>
            </w:r>
            <w:r w:rsidR="0030764A">
              <w:rPr>
                <w:rFonts w:cstheme="minorHAnsi"/>
              </w:rPr>
              <w:t xml:space="preserve"> </w:t>
            </w:r>
            <w:r w:rsidRPr="00BC0EEB">
              <w:rPr>
                <w:rFonts w:cstheme="minorHAnsi"/>
              </w:rPr>
              <w:t>534,843 EUR.</w:t>
            </w:r>
          </w:p>
          <w:p w14:paraId="5EF42228" w14:textId="77777777" w:rsidR="00CA5F26" w:rsidRDefault="00CA5F26" w:rsidP="00C74DA2">
            <w:pPr>
              <w:jc w:val="both"/>
              <w:rPr>
                <w:rFonts w:cstheme="minorHAnsi"/>
              </w:rPr>
            </w:pPr>
          </w:p>
          <w:tbl>
            <w:tblPr>
              <w:tblW w:w="5829" w:type="dxa"/>
              <w:tblLook w:val="04A0" w:firstRow="1" w:lastRow="0" w:firstColumn="1" w:lastColumn="0" w:noHBand="0" w:noVBand="1"/>
            </w:tblPr>
            <w:tblGrid>
              <w:gridCol w:w="3160"/>
              <w:gridCol w:w="2669"/>
            </w:tblGrid>
            <w:tr w:rsidR="00CA5F26" w:rsidRPr="00CA5F26" w14:paraId="36E0A4F2" w14:textId="77777777" w:rsidTr="00CA5F26">
              <w:trPr>
                <w:trHeight w:val="391"/>
              </w:trPr>
              <w:tc>
                <w:tcPr>
                  <w:tcW w:w="3160" w:type="dxa"/>
                  <w:tcBorders>
                    <w:top w:val="nil"/>
                    <w:left w:val="nil"/>
                    <w:bottom w:val="nil"/>
                    <w:right w:val="nil"/>
                  </w:tcBorders>
                  <w:shd w:val="clear" w:color="auto" w:fill="auto"/>
                  <w:noWrap/>
                  <w:vAlign w:val="bottom"/>
                </w:tcPr>
                <w:p w14:paraId="1382F810" w14:textId="40DA0F23" w:rsidR="00CA5F26" w:rsidRPr="00CA5F26" w:rsidRDefault="00CA5F26"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DETAILS:</w:t>
                  </w:r>
                </w:p>
              </w:tc>
              <w:tc>
                <w:tcPr>
                  <w:tcW w:w="2669" w:type="dxa"/>
                  <w:tcBorders>
                    <w:top w:val="nil"/>
                    <w:left w:val="nil"/>
                    <w:bottom w:val="nil"/>
                    <w:right w:val="nil"/>
                  </w:tcBorders>
                  <w:shd w:val="clear" w:color="auto" w:fill="auto"/>
                  <w:noWrap/>
                  <w:vAlign w:val="bottom"/>
                </w:tcPr>
                <w:p w14:paraId="22732860" w14:textId="4992F566" w:rsidR="00CA5F26" w:rsidRPr="00CA5F26" w:rsidRDefault="00CA5F26"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UNIT COSTS (PER TREE)</w:t>
                  </w:r>
                </w:p>
              </w:tc>
            </w:tr>
            <w:tr w:rsidR="00CA5F26" w:rsidRPr="00CA5F26" w14:paraId="4A4BFA4A" w14:textId="77777777" w:rsidTr="00CA5F26">
              <w:trPr>
                <w:trHeight w:val="391"/>
              </w:trPr>
              <w:tc>
                <w:tcPr>
                  <w:tcW w:w="3160" w:type="dxa"/>
                  <w:tcBorders>
                    <w:top w:val="nil"/>
                    <w:left w:val="nil"/>
                    <w:bottom w:val="nil"/>
                    <w:right w:val="nil"/>
                  </w:tcBorders>
                  <w:shd w:val="clear" w:color="auto" w:fill="auto"/>
                  <w:noWrap/>
                  <w:vAlign w:val="bottom"/>
                  <w:hideMark/>
                </w:tcPr>
                <w:p w14:paraId="7ADB8464" w14:textId="7CCDF5F2" w:rsidR="00213F8E" w:rsidRDefault="00213F8E"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 xml:space="preserve">1) </w:t>
                  </w:r>
                  <w:r w:rsidR="00CA5F26" w:rsidRPr="00CA5F26">
                    <w:rPr>
                      <w:rFonts w:ascii="Calibri" w:eastAsia="Times New Roman" w:hAnsi="Calibri" w:cs="Calibri"/>
                      <w:color w:val="000000"/>
                      <w:lang w:val="en-US"/>
                    </w:rPr>
                    <w:t>Opex</w:t>
                  </w:r>
                  <w:r>
                    <w:rPr>
                      <w:rFonts w:ascii="Calibri" w:eastAsia="Times New Roman" w:hAnsi="Calibri" w:cs="Calibri"/>
                      <w:color w:val="000000"/>
                      <w:lang w:val="en-US"/>
                    </w:rPr>
                    <w:t>.</w:t>
                  </w:r>
                  <w:r w:rsidR="00CA5F26" w:rsidRPr="00CA5F26">
                    <w:rPr>
                      <w:rFonts w:ascii="Calibri" w:eastAsia="Times New Roman" w:hAnsi="Calibri" w:cs="Calibri"/>
                      <w:color w:val="000000"/>
                      <w:lang w:val="en-US"/>
                    </w:rPr>
                    <w:t xml:space="preserve"> Nursery   Production fees</w:t>
                  </w:r>
                </w:p>
                <w:p w14:paraId="105B4C70" w14:textId="6AC8F228" w:rsidR="00CA5F26" w:rsidRPr="00CA5F26" w:rsidRDefault="00CA5F26" w:rsidP="00C74DA2">
                  <w:pPr>
                    <w:spacing w:after="0" w:line="240" w:lineRule="auto"/>
                    <w:jc w:val="both"/>
                    <w:rPr>
                      <w:rFonts w:ascii="Calibri" w:eastAsia="Times New Roman" w:hAnsi="Calibri" w:cs="Calibri"/>
                      <w:color w:val="000000"/>
                      <w:lang w:val="en-US"/>
                    </w:rPr>
                  </w:pPr>
                  <w:r w:rsidRPr="00CA5F26">
                    <w:rPr>
                      <w:rFonts w:ascii="Calibri" w:eastAsia="Times New Roman" w:hAnsi="Calibri" w:cs="Calibri"/>
                      <w:color w:val="000000"/>
                      <w:lang w:val="en-US"/>
                    </w:rPr>
                    <w:t xml:space="preserve"> to</w:t>
                  </w:r>
                  <w:r w:rsidR="00BC0EEB">
                    <w:rPr>
                      <w:rFonts w:ascii="Calibri" w:eastAsia="Times New Roman" w:hAnsi="Calibri" w:cs="Calibri"/>
                      <w:color w:val="000000"/>
                      <w:lang w:val="en-US"/>
                    </w:rPr>
                    <w:t xml:space="preserve"> women and youth</w:t>
                  </w:r>
                  <w:r w:rsidRPr="00CA5F26">
                    <w:rPr>
                      <w:rFonts w:ascii="Calibri" w:eastAsia="Times New Roman" w:hAnsi="Calibri" w:cs="Calibri"/>
                      <w:color w:val="000000"/>
                      <w:lang w:val="en-US"/>
                    </w:rPr>
                    <w:t xml:space="preserve"> </w:t>
                  </w:r>
                  <w:r w:rsidR="00F077B0" w:rsidRPr="00CA5F26">
                    <w:rPr>
                      <w:rFonts w:ascii="Calibri" w:eastAsia="Times New Roman" w:hAnsi="Calibri" w:cs="Calibri"/>
                      <w:color w:val="000000"/>
                      <w:lang w:val="en-US"/>
                    </w:rPr>
                    <w:t>cooperatives:</w:t>
                  </w:r>
                  <w:r w:rsidRPr="00CA5F26">
                    <w:rPr>
                      <w:rFonts w:ascii="Calibri" w:eastAsia="Times New Roman" w:hAnsi="Calibri" w:cs="Calibri"/>
                      <w:color w:val="000000"/>
                      <w:lang w:val="en-US"/>
                    </w:rPr>
                    <w:t xml:space="preserve"> </w:t>
                  </w:r>
                </w:p>
              </w:tc>
              <w:tc>
                <w:tcPr>
                  <w:tcW w:w="2669" w:type="dxa"/>
                  <w:tcBorders>
                    <w:top w:val="nil"/>
                    <w:left w:val="nil"/>
                    <w:bottom w:val="nil"/>
                    <w:right w:val="nil"/>
                  </w:tcBorders>
                  <w:shd w:val="clear" w:color="auto" w:fill="auto"/>
                  <w:noWrap/>
                  <w:vAlign w:val="bottom"/>
                  <w:hideMark/>
                </w:tcPr>
                <w:p w14:paraId="1990279A" w14:textId="67277D82" w:rsidR="00CA5F26" w:rsidRPr="00CA5F26" w:rsidRDefault="00CA5F26" w:rsidP="00C74DA2">
                  <w:pPr>
                    <w:spacing w:after="0" w:line="240" w:lineRule="auto"/>
                    <w:jc w:val="both"/>
                    <w:rPr>
                      <w:rFonts w:ascii="Calibri" w:eastAsia="Times New Roman" w:hAnsi="Calibri" w:cs="Calibri"/>
                      <w:color w:val="000000"/>
                      <w:lang w:val="en-US"/>
                    </w:rPr>
                  </w:pPr>
                  <w:r w:rsidRPr="00CA5F26">
                    <w:rPr>
                      <w:rFonts w:ascii="Calibri" w:eastAsia="Times New Roman" w:hAnsi="Calibri" w:cs="Calibri"/>
                      <w:color w:val="000000"/>
                      <w:lang w:val="en-US"/>
                    </w:rPr>
                    <w:t>0.5</w:t>
                  </w:r>
                  <w:r>
                    <w:rPr>
                      <w:rFonts w:ascii="Calibri" w:eastAsia="Times New Roman" w:hAnsi="Calibri" w:cs="Calibri"/>
                      <w:color w:val="000000"/>
                      <w:lang w:val="en-US"/>
                    </w:rPr>
                    <w:t xml:space="preserve"> EUR</w:t>
                  </w:r>
                </w:p>
              </w:tc>
            </w:tr>
            <w:tr w:rsidR="00CA5F26" w:rsidRPr="00CA5F26" w14:paraId="585E3D00" w14:textId="77777777" w:rsidTr="00CA5F26">
              <w:trPr>
                <w:trHeight w:val="391"/>
              </w:trPr>
              <w:tc>
                <w:tcPr>
                  <w:tcW w:w="3160" w:type="dxa"/>
                  <w:tcBorders>
                    <w:top w:val="nil"/>
                    <w:left w:val="nil"/>
                    <w:bottom w:val="nil"/>
                    <w:right w:val="nil"/>
                  </w:tcBorders>
                  <w:shd w:val="clear" w:color="auto" w:fill="auto"/>
                  <w:noWrap/>
                  <w:vAlign w:val="bottom"/>
                  <w:hideMark/>
                </w:tcPr>
                <w:p w14:paraId="1DFE291B" w14:textId="77777777" w:rsidR="00213F8E" w:rsidRDefault="00213F8E" w:rsidP="00C74DA2">
                  <w:pPr>
                    <w:spacing w:after="0" w:line="240" w:lineRule="auto"/>
                    <w:jc w:val="both"/>
                    <w:rPr>
                      <w:rFonts w:ascii="Calibri" w:eastAsia="Times New Roman" w:hAnsi="Calibri" w:cs="Calibri"/>
                      <w:color w:val="000000"/>
                      <w:lang w:val="en-US"/>
                    </w:rPr>
                  </w:pPr>
                </w:p>
                <w:p w14:paraId="34FE2ED2" w14:textId="77777777" w:rsidR="00213F8E" w:rsidRDefault="00213F8E" w:rsidP="00C74DA2">
                  <w:pPr>
                    <w:spacing w:after="0" w:line="240" w:lineRule="auto"/>
                    <w:jc w:val="both"/>
                    <w:rPr>
                      <w:rFonts w:ascii="Calibri" w:eastAsia="Times New Roman" w:hAnsi="Calibri" w:cs="Calibri"/>
                      <w:color w:val="000000"/>
                      <w:lang w:val="en-US"/>
                    </w:rPr>
                  </w:pPr>
                </w:p>
                <w:p w14:paraId="5FCDBD53" w14:textId="1EF59DE6" w:rsidR="00CA5F26" w:rsidRPr="00CA5F26" w:rsidRDefault="00213F8E"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 xml:space="preserve">2) </w:t>
                  </w:r>
                  <w:r w:rsidR="00F077B0" w:rsidRPr="00CA5F26">
                    <w:rPr>
                      <w:rFonts w:ascii="Calibri" w:eastAsia="Times New Roman" w:hAnsi="Calibri" w:cs="Calibri"/>
                      <w:color w:val="000000"/>
                      <w:lang w:val="en-US"/>
                    </w:rPr>
                    <w:t>Supplies:</w:t>
                  </w:r>
                </w:p>
              </w:tc>
              <w:tc>
                <w:tcPr>
                  <w:tcW w:w="2669" w:type="dxa"/>
                  <w:tcBorders>
                    <w:top w:val="nil"/>
                    <w:left w:val="nil"/>
                    <w:bottom w:val="nil"/>
                    <w:right w:val="nil"/>
                  </w:tcBorders>
                  <w:shd w:val="clear" w:color="auto" w:fill="auto"/>
                  <w:noWrap/>
                  <w:vAlign w:val="bottom"/>
                  <w:hideMark/>
                </w:tcPr>
                <w:p w14:paraId="72E50E30" w14:textId="204DCA67" w:rsidR="00CA5F26" w:rsidRPr="00CA5F26" w:rsidRDefault="00CA5F26" w:rsidP="00C74DA2">
                  <w:pPr>
                    <w:spacing w:after="0" w:line="240" w:lineRule="auto"/>
                    <w:jc w:val="both"/>
                    <w:rPr>
                      <w:rFonts w:ascii="Calibri" w:eastAsia="Times New Roman" w:hAnsi="Calibri" w:cs="Calibri"/>
                      <w:color w:val="000000"/>
                      <w:lang w:val="en-US"/>
                    </w:rPr>
                  </w:pPr>
                  <w:r w:rsidRPr="00CA5F26">
                    <w:rPr>
                      <w:rFonts w:ascii="Calibri" w:eastAsia="Times New Roman" w:hAnsi="Calibri" w:cs="Calibri"/>
                      <w:color w:val="000000"/>
                      <w:lang w:val="en-US"/>
                    </w:rPr>
                    <w:t>0.5</w:t>
                  </w:r>
                  <w:r>
                    <w:rPr>
                      <w:rFonts w:ascii="Calibri" w:eastAsia="Times New Roman" w:hAnsi="Calibri" w:cs="Calibri"/>
                      <w:color w:val="000000"/>
                      <w:lang w:val="en-US"/>
                    </w:rPr>
                    <w:t xml:space="preserve"> EUR</w:t>
                  </w:r>
                </w:p>
              </w:tc>
            </w:tr>
            <w:tr w:rsidR="00CA5F26" w:rsidRPr="00CA5F26" w14:paraId="0E1AAEE8" w14:textId="77777777" w:rsidTr="00CA5F26">
              <w:trPr>
                <w:trHeight w:val="391"/>
              </w:trPr>
              <w:tc>
                <w:tcPr>
                  <w:tcW w:w="3160" w:type="dxa"/>
                  <w:tcBorders>
                    <w:top w:val="nil"/>
                    <w:left w:val="nil"/>
                    <w:bottom w:val="nil"/>
                    <w:right w:val="nil"/>
                  </w:tcBorders>
                  <w:shd w:val="clear" w:color="auto" w:fill="auto"/>
                  <w:noWrap/>
                  <w:vAlign w:val="bottom"/>
                  <w:hideMark/>
                </w:tcPr>
                <w:p w14:paraId="23195496" w14:textId="77777777" w:rsidR="00213F8E" w:rsidRDefault="00213F8E" w:rsidP="00C74DA2">
                  <w:pPr>
                    <w:spacing w:after="0" w:line="240" w:lineRule="auto"/>
                    <w:jc w:val="both"/>
                    <w:rPr>
                      <w:rFonts w:ascii="Calibri" w:eastAsia="Times New Roman" w:hAnsi="Calibri" w:cs="Calibri"/>
                      <w:color w:val="000000"/>
                      <w:lang w:val="en-US"/>
                    </w:rPr>
                  </w:pPr>
                </w:p>
                <w:p w14:paraId="1FDB8E42" w14:textId="77777777" w:rsidR="00213F8E" w:rsidRDefault="00213F8E" w:rsidP="00C74DA2">
                  <w:pPr>
                    <w:spacing w:after="0" w:line="240" w:lineRule="auto"/>
                    <w:jc w:val="both"/>
                    <w:rPr>
                      <w:rFonts w:ascii="Calibri" w:eastAsia="Times New Roman" w:hAnsi="Calibri" w:cs="Calibri"/>
                      <w:color w:val="000000"/>
                      <w:lang w:val="en-US"/>
                    </w:rPr>
                  </w:pPr>
                </w:p>
                <w:p w14:paraId="325702B1" w14:textId="50158186" w:rsidR="00CA5F26" w:rsidRPr="00CA5F26" w:rsidRDefault="00213F8E"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lastRenderedPageBreak/>
                    <w:t xml:space="preserve">3) </w:t>
                  </w:r>
                  <w:r w:rsidR="00CA5F26" w:rsidRPr="00CA5F26">
                    <w:rPr>
                      <w:rFonts w:ascii="Calibri" w:eastAsia="Times New Roman" w:hAnsi="Calibri" w:cs="Calibri"/>
                      <w:color w:val="000000"/>
                      <w:lang w:val="en-US"/>
                    </w:rPr>
                    <w:t xml:space="preserve">Plantation and Transport with </w:t>
                  </w:r>
                  <w:r w:rsidR="00F077B0" w:rsidRPr="00CA5F26">
                    <w:rPr>
                      <w:rFonts w:ascii="Calibri" w:eastAsia="Times New Roman" w:hAnsi="Calibri" w:cs="Calibri"/>
                      <w:color w:val="000000"/>
                      <w:lang w:val="en-US"/>
                    </w:rPr>
                    <w:t>the cooperatives:</w:t>
                  </w:r>
                  <w:r w:rsidR="00CA5F26" w:rsidRPr="00CA5F26">
                    <w:rPr>
                      <w:rFonts w:ascii="Calibri" w:eastAsia="Times New Roman" w:hAnsi="Calibri" w:cs="Calibri"/>
                      <w:color w:val="000000"/>
                      <w:lang w:val="en-US"/>
                    </w:rPr>
                    <w:t xml:space="preserve">    </w:t>
                  </w:r>
                </w:p>
              </w:tc>
              <w:tc>
                <w:tcPr>
                  <w:tcW w:w="2669" w:type="dxa"/>
                  <w:tcBorders>
                    <w:top w:val="nil"/>
                    <w:left w:val="nil"/>
                    <w:bottom w:val="nil"/>
                    <w:right w:val="nil"/>
                  </w:tcBorders>
                  <w:shd w:val="clear" w:color="auto" w:fill="auto"/>
                  <w:noWrap/>
                  <w:vAlign w:val="bottom"/>
                  <w:hideMark/>
                </w:tcPr>
                <w:p w14:paraId="4F0F0409" w14:textId="5F9BACC1" w:rsidR="00CA5F26" w:rsidRPr="00CA5F26" w:rsidRDefault="00CA5F26" w:rsidP="00C74DA2">
                  <w:pPr>
                    <w:spacing w:after="0" w:line="240" w:lineRule="auto"/>
                    <w:jc w:val="both"/>
                    <w:rPr>
                      <w:rFonts w:ascii="Calibri" w:eastAsia="Times New Roman" w:hAnsi="Calibri" w:cs="Calibri"/>
                      <w:color w:val="000000"/>
                      <w:lang w:val="en-US"/>
                    </w:rPr>
                  </w:pPr>
                  <w:r w:rsidRPr="00CA5F26">
                    <w:rPr>
                      <w:rFonts w:ascii="Calibri" w:eastAsia="Times New Roman" w:hAnsi="Calibri" w:cs="Calibri"/>
                      <w:color w:val="000000"/>
                      <w:lang w:val="en-US"/>
                    </w:rPr>
                    <w:lastRenderedPageBreak/>
                    <w:t>0.5</w:t>
                  </w:r>
                  <w:r>
                    <w:rPr>
                      <w:rFonts w:ascii="Calibri" w:eastAsia="Times New Roman" w:hAnsi="Calibri" w:cs="Calibri"/>
                      <w:color w:val="000000"/>
                      <w:lang w:val="en-US"/>
                    </w:rPr>
                    <w:t xml:space="preserve"> EUR</w:t>
                  </w:r>
                </w:p>
              </w:tc>
            </w:tr>
            <w:tr w:rsidR="00CA5F26" w:rsidRPr="00CA5F26" w14:paraId="5254F43C" w14:textId="77777777" w:rsidTr="00CA5F26">
              <w:trPr>
                <w:trHeight w:val="432"/>
              </w:trPr>
              <w:tc>
                <w:tcPr>
                  <w:tcW w:w="3160" w:type="dxa"/>
                  <w:tcBorders>
                    <w:top w:val="nil"/>
                    <w:left w:val="nil"/>
                    <w:bottom w:val="nil"/>
                    <w:right w:val="nil"/>
                  </w:tcBorders>
                  <w:shd w:val="clear" w:color="auto" w:fill="auto"/>
                  <w:noWrap/>
                  <w:vAlign w:val="bottom"/>
                  <w:hideMark/>
                </w:tcPr>
                <w:p w14:paraId="59C4AF02" w14:textId="77777777" w:rsidR="00213F8E" w:rsidRDefault="00BC0EEB"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 xml:space="preserve"> </w:t>
                  </w:r>
                </w:p>
                <w:p w14:paraId="28DC6B6C" w14:textId="77777777" w:rsidR="00213F8E" w:rsidRDefault="00213F8E" w:rsidP="00C74DA2">
                  <w:pPr>
                    <w:spacing w:after="0" w:line="240" w:lineRule="auto"/>
                    <w:jc w:val="both"/>
                    <w:rPr>
                      <w:rFonts w:ascii="Calibri" w:eastAsia="Times New Roman" w:hAnsi="Calibri" w:cs="Calibri"/>
                      <w:color w:val="000000"/>
                      <w:lang w:val="en-US"/>
                    </w:rPr>
                  </w:pPr>
                </w:p>
                <w:p w14:paraId="30B4A165" w14:textId="4048B321" w:rsidR="00CA5F26" w:rsidRPr="00CA5F26" w:rsidRDefault="00213F8E"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 xml:space="preserve">4) </w:t>
                  </w:r>
                  <w:r w:rsidR="00BC0EEB">
                    <w:rPr>
                      <w:rFonts w:ascii="Calibri" w:eastAsia="Times New Roman" w:hAnsi="Calibri" w:cs="Calibri"/>
                      <w:color w:val="000000"/>
                      <w:lang w:val="en-US"/>
                    </w:rPr>
                    <w:t xml:space="preserve">Training </w:t>
                  </w:r>
                </w:p>
              </w:tc>
              <w:tc>
                <w:tcPr>
                  <w:tcW w:w="2669" w:type="dxa"/>
                  <w:tcBorders>
                    <w:top w:val="nil"/>
                    <w:left w:val="nil"/>
                    <w:bottom w:val="nil"/>
                    <w:right w:val="nil"/>
                  </w:tcBorders>
                  <w:shd w:val="clear" w:color="auto" w:fill="auto"/>
                  <w:noWrap/>
                  <w:vAlign w:val="bottom"/>
                  <w:hideMark/>
                </w:tcPr>
                <w:p w14:paraId="1CA0727D" w14:textId="353C64BE" w:rsidR="00CA5F26" w:rsidRPr="00CA5F26" w:rsidRDefault="00BC0EEB" w:rsidP="00C74DA2">
                  <w:pPr>
                    <w:spacing w:after="0" w:line="240" w:lineRule="auto"/>
                    <w:jc w:val="both"/>
                    <w:rPr>
                      <w:rFonts w:ascii="Calibri" w:eastAsia="Times New Roman" w:hAnsi="Calibri" w:cs="Calibri"/>
                      <w:color w:val="000000"/>
                      <w:lang w:val="en-US"/>
                    </w:rPr>
                  </w:pPr>
                  <w:r>
                    <w:rPr>
                      <w:rFonts w:ascii="Calibri" w:eastAsia="Times New Roman" w:hAnsi="Calibri" w:cs="Calibri"/>
                      <w:color w:val="000000"/>
                      <w:lang w:val="en-US"/>
                    </w:rPr>
                    <w:t>TBD</w:t>
                  </w:r>
                </w:p>
              </w:tc>
            </w:tr>
          </w:tbl>
          <w:p w14:paraId="38F25F3E" w14:textId="77777777" w:rsidR="00CA5F26" w:rsidRDefault="00CA5F26" w:rsidP="00C74DA2">
            <w:pPr>
              <w:jc w:val="both"/>
              <w:rPr>
                <w:rFonts w:cstheme="minorHAnsi"/>
                <w:i/>
                <w:iCs/>
                <w:color w:val="BFBFBF" w:themeColor="background1" w:themeShade="BF"/>
              </w:rPr>
            </w:pPr>
          </w:p>
          <w:p w14:paraId="3F2279A8" w14:textId="77777777" w:rsidR="00CA5F26" w:rsidRDefault="00CA5F26" w:rsidP="00C74DA2">
            <w:pPr>
              <w:jc w:val="both"/>
              <w:rPr>
                <w:rFonts w:cstheme="minorHAnsi"/>
                <w:i/>
                <w:iCs/>
                <w:color w:val="BFBFBF" w:themeColor="background1" w:themeShade="BF"/>
              </w:rPr>
            </w:pPr>
          </w:p>
          <w:p w14:paraId="71AFD54F" w14:textId="2594237F" w:rsidR="00CA5F26" w:rsidRPr="00204CCD" w:rsidDel="0038777E" w:rsidRDefault="00CA5F26" w:rsidP="00C74DA2">
            <w:pPr>
              <w:jc w:val="both"/>
              <w:rPr>
                <w:rFonts w:cstheme="minorHAnsi"/>
                <w:i/>
                <w:iCs/>
                <w:color w:val="BFBFBF" w:themeColor="background1" w:themeShade="BF"/>
              </w:rPr>
            </w:pPr>
          </w:p>
        </w:tc>
      </w:tr>
      <w:tr w:rsidR="00121A43" w:rsidRPr="00E06C7D" w:rsidDel="0038777E" w14:paraId="13B83FF6" w14:textId="77777777" w:rsidTr="00B56006">
        <w:tc>
          <w:tcPr>
            <w:tcW w:w="1168" w:type="dxa"/>
          </w:tcPr>
          <w:p w14:paraId="45F111F3" w14:textId="62C4BB83" w:rsidR="00121A43" w:rsidRPr="1D3DD0CD" w:rsidDel="0038777E" w:rsidRDefault="00121A43" w:rsidP="00C74DA2">
            <w:pPr>
              <w:jc w:val="both"/>
              <w:rPr>
                <w:b/>
                <w:bCs/>
                <w:color w:val="000099"/>
              </w:rPr>
            </w:pPr>
            <w:r>
              <w:rPr>
                <w:b/>
                <w:bCs/>
                <w:color w:val="000099"/>
              </w:rPr>
              <w:lastRenderedPageBreak/>
              <w:t>3</w:t>
            </w:r>
            <w:r w:rsidR="00D148B8">
              <w:rPr>
                <w:b/>
                <w:bCs/>
                <w:color w:val="000099"/>
              </w:rPr>
              <w:t>5</w:t>
            </w:r>
          </w:p>
        </w:tc>
        <w:tc>
          <w:tcPr>
            <w:tcW w:w="2669" w:type="dxa"/>
          </w:tcPr>
          <w:p w14:paraId="117344E5" w14:textId="40123B9D" w:rsidR="00121A43" w:rsidRDefault="00121A43" w:rsidP="00C74DA2">
            <w:pPr>
              <w:spacing w:line="257" w:lineRule="auto"/>
              <w:jc w:val="both"/>
            </w:pPr>
            <w:r w:rsidRPr="1D3DD0CD">
              <w:rPr>
                <w:rFonts w:ascii="Calibri" w:eastAsia="Calibri" w:hAnsi="Calibri" w:cs="Calibri"/>
                <w:b/>
                <w:bCs/>
                <w:color w:val="000099"/>
              </w:rPr>
              <w:t xml:space="preserve">How </w:t>
            </w:r>
            <w:r>
              <w:rPr>
                <w:rFonts w:ascii="Calibri" w:eastAsia="Calibri" w:hAnsi="Calibri" w:cs="Calibri"/>
                <w:b/>
                <w:bCs/>
                <w:color w:val="000099"/>
              </w:rPr>
              <w:t>will this project be financed and by whom during the design</w:t>
            </w:r>
            <w:r w:rsidR="00460537">
              <w:rPr>
                <w:rFonts w:ascii="Calibri" w:eastAsia="Calibri" w:hAnsi="Calibri" w:cs="Calibri"/>
                <w:b/>
                <w:bCs/>
                <w:color w:val="000099"/>
              </w:rPr>
              <w:t xml:space="preserve"> and </w:t>
            </w:r>
            <w:r>
              <w:rPr>
                <w:rFonts w:ascii="Calibri" w:eastAsia="Calibri" w:hAnsi="Calibri" w:cs="Calibri"/>
                <w:b/>
                <w:bCs/>
                <w:color w:val="000099"/>
              </w:rPr>
              <w:t>implementation stage</w:t>
            </w:r>
          </w:p>
          <w:p w14:paraId="50706050" w14:textId="472D4E68" w:rsidR="00121A43" w:rsidRDefault="00121A43" w:rsidP="00C74DA2">
            <w:pPr>
              <w:spacing w:line="257" w:lineRule="auto"/>
              <w:jc w:val="both"/>
              <w:rPr>
                <w:color w:val="000099"/>
              </w:rPr>
            </w:pPr>
            <w:r w:rsidRPr="009B4D2D">
              <w:rPr>
                <w:color w:val="000099"/>
              </w:rPr>
              <w:t>(</w:t>
            </w:r>
            <w:proofErr w:type="gramStart"/>
            <w:r>
              <w:rPr>
                <w:color w:val="000099"/>
              </w:rPr>
              <w:t>e.g.</w:t>
            </w:r>
            <w:proofErr w:type="gramEnd"/>
            <w:r>
              <w:rPr>
                <w:color w:val="000099"/>
              </w:rPr>
              <w:t xml:space="preserve"> </w:t>
            </w:r>
            <w:r w:rsidRPr="009B4D2D">
              <w:rPr>
                <w:color w:val="000099"/>
              </w:rPr>
              <w:t>financed by the local partner</w:t>
            </w:r>
            <w:r>
              <w:rPr>
                <w:color w:val="000099"/>
              </w:rPr>
              <w:t>,</w:t>
            </w:r>
            <w:r w:rsidRPr="009B4D2D">
              <w:rPr>
                <w:color w:val="000099"/>
              </w:rPr>
              <w:t xml:space="preserve"> the farmers, grants/funding, or a combination)</w:t>
            </w:r>
          </w:p>
          <w:p w14:paraId="4C4A6B46" w14:textId="6349079E" w:rsidR="00121A43" w:rsidRPr="00E108EF" w:rsidDel="0038777E" w:rsidRDefault="00121A43" w:rsidP="00C74DA2">
            <w:pPr>
              <w:jc w:val="both"/>
              <w:rPr>
                <w:color w:val="000099"/>
              </w:rPr>
            </w:pPr>
          </w:p>
        </w:tc>
        <w:tc>
          <w:tcPr>
            <w:tcW w:w="6058" w:type="dxa"/>
            <w:gridSpan w:val="2"/>
          </w:tcPr>
          <w:p w14:paraId="5E0227A8" w14:textId="3209D5C1" w:rsidR="00121A43" w:rsidRPr="00E06C7D" w:rsidDel="0038777E" w:rsidRDefault="00712773" w:rsidP="00C74DA2">
            <w:pPr>
              <w:jc w:val="both"/>
              <w:rPr>
                <w:rFonts w:cstheme="minorHAnsi"/>
              </w:rPr>
            </w:pPr>
            <w:r w:rsidRPr="00787F28">
              <w:rPr>
                <w:rFonts w:cstheme="minorHAnsi"/>
              </w:rPr>
              <w:t>This project will be financed by investors.</w:t>
            </w:r>
            <w:r w:rsidR="00355416" w:rsidRPr="00787F28">
              <w:rPr>
                <w:rFonts w:cstheme="minorHAnsi"/>
              </w:rPr>
              <w:t xml:space="preserve"> We are still looking for these investors.</w:t>
            </w:r>
          </w:p>
        </w:tc>
      </w:tr>
      <w:tr w:rsidR="00D82C2C" w:rsidRPr="00E06C7D" w:rsidDel="0038777E" w14:paraId="468BFC28" w14:textId="77777777" w:rsidTr="00B56006">
        <w:tc>
          <w:tcPr>
            <w:tcW w:w="1168" w:type="dxa"/>
            <w:shd w:val="clear" w:color="auto" w:fill="000099"/>
          </w:tcPr>
          <w:p w14:paraId="70A6D849" w14:textId="77777777" w:rsidR="00D82C2C" w:rsidRDefault="00D82C2C" w:rsidP="00C74DA2">
            <w:pPr>
              <w:jc w:val="both"/>
              <w:rPr>
                <w:b/>
                <w:bCs/>
                <w:color w:val="000099"/>
              </w:rPr>
            </w:pPr>
          </w:p>
        </w:tc>
        <w:tc>
          <w:tcPr>
            <w:tcW w:w="2669" w:type="dxa"/>
            <w:shd w:val="clear" w:color="auto" w:fill="000099"/>
          </w:tcPr>
          <w:p w14:paraId="4BC46AAB" w14:textId="0F44BC5A" w:rsidR="00D82C2C" w:rsidRPr="0065394E" w:rsidRDefault="0065394E" w:rsidP="00C74DA2">
            <w:pPr>
              <w:spacing w:line="257" w:lineRule="auto"/>
              <w:jc w:val="both"/>
              <w:rPr>
                <w:rFonts w:asciiTheme="majorHAnsi" w:eastAsia="Calibri" w:hAnsiTheme="majorHAnsi" w:cstheme="majorHAnsi"/>
                <w:b/>
                <w:bCs/>
                <w:color w:val="FFFFFF" w:themeColor="background1"/>
                <w:sz w:val="26"/>
                <w:szCs w:val="26"/>
              </w:rPr>
            </w:pPr>
            <w:r w:rsidRPr="0065394E">
              <w:rPr>
                <w:rFonts w:asciiTheme="majorHAnsi" w:eastAsia="Calibri" w:hAnsiTheme="majorHAnsi" w:cstheme="majorHAnsi"/>
                <w:b/>
                <w:bCs/>
                <w:color w:val="FFFFFF" w:themeColor="background1"/>
                <w:sz w:val="26"/>
                <w:szCs w:val="26"/>
              </w:rPr>
              <w:t>Farmer survey</w:t>
            </w:r>
          </w:p>
        </w:tc>
        <w:tc>
          <w:tcPr>
            <w:tcW w:w="6058" w:type="dxa"/>
            <w:gridSpan w:val="2"/>
            <w:tcBorders>
              <w:bottom w:val="single" w:sz="4" w:space="0" w:color="auto"/>
            </w:tcBorders>
            <w:shd w:val="clear" w:color="auto" w:fill="000099"/>
            <w:vAlign w:val="bottom"/>
          </w:tcPr>
          <w:p w14:paraId="493D0F97" w14:textId="77777777" w:rsidR="00D82C2C" w:rsidRPr="00E06C7D" w:rsidDel="0038777E" w:rsidRDefault="00D82C2C" w:rsidP="00C74DA2">
            <w:pPr>
              <w:jc w:val="both"/>
              <w:rPr>
                <w:rFonts w:cstheme="minorHAnsi"/>
              </w:rPr>
            </w:pPr>
          </w:p>
        </w:tc>
      </w:tr>
      <w:tr w:rsidR="007D6EBF" w:rsidRPr="00E06C7D" w:rsidDel="0038777E" w14:paraId="21A73CC7" w14:textId="77777777" w:rsidTr="00B56006">
        <w:tc>
          <w:tcPr>
            <w:tcW w:w="1168" w:type="dxa"/>
            <w:shd w:val="clear" w:color="auto" w:fill="auto"/>
          </w:tcPr>
          <w:p w14:paraId="66651305" w14:textId="752D939C" w:rsidR="007D6EBF" w:rsidRPr="007D6EBF" w:rsidRDefault="007D6EBF" w:rsidP="00C74DA2">
            <w:pPr>
              <w:jc w:val="both"/>
              <w:rPr>
                <w:b/>
                <w:bCs/>
              </w:rPr>
            </w:pPr>
            <w:r w:rsidRPr="007D6EBF">
              <w:rPr>
                <w:b/>
                <w:bCs/>
                <w:color w:val="000099"/>
              </w:rPr>
              <w:t>36</w:t>
            </w:r>
          </w:p>
        </w:tc>
        <w:tc>
          <w:tcPr>
            <w:tcW w:w="2669" w:type="dxa"/>
            <w:shd w:val="clear" w:color="auto" w:fill="auto"/>
          </w:tcPr>
          <w:p w14:paraId="7CA2489F" w14:textId="21016A4B" w:rsidR="007D6EBF" w:rsidRDefault="00996B73" w:rsidP="00C74DA2">
            <w:pPr>
              <w:spacing w:line="257" w:lineRule="auto"/>
              <w:jc w:val="both"/>
              <w:rPr>
                <w:rFonts w:eastAsia="Calibri" w:cstheme="minorHAnsi"/>
                <w:b/>
                <w:bCs/>
                <w:color w:val="000099"/>
              </w:rPr>
            </w:pPr>
            <w:r>
              <w:rPr>
                <w:rFonts w:eastAsia="Calibri" w:cstheme="minorHAnsi"/>
                <w:b/>
                <w:bCs/>
                <w:color w:val="000099"/>
              </w:rPr>
              <w:t xml:space="preserve">In addition to </w:t>
            </w:r>
            <w:r w:rsidR="00BB73B2">
              <w:rPr>
                <w:rFonts w:eastAsia="Calibri" w:cstheme="minorHAnsi"/>
                <w:b/>
                <w:bCs/>
                <w:color w:val="000099"/>
              </w:rPr>
              <w:t>the mandator</w:t>
            </w:r>
            <w:r w:rsidR="006A362E">
              <w:rPr>
                <w:rFonts w:eastAsia="Calibri" w:cstheme="minorHAnsi"/>
                <w:b/>
                <w:bCs/>
                <w:color w:val="000099"/>
              </w:rPr>
              <w:t>y</w:t>
            </w:r>
            <w:r w:rsidR="00BB73B2">
              <w:rPr>
                <w:rFonts w:eastAsia="Calibri" w:cstheme="minorHAnsi"/>
                <w:b/>
                <w:bCs/>
                <w:color w:val="000099"/>
              </w:rPr>
              <w:t xml:space="preserve"> indicators of farmer income, </w:t>
            </w:r>
            <w:r w:rsidR="00F077B0">
              <w:rPr>
                <w:rFonts w:eastAsia="Calibri" w:cstheme="minorHAnsi"/>
                <w:b/>
                <w:bCs/>
                <w:color w:val="000099"/>
              </w:rPr>
              <w:t>biodiversity,</w:t>
            </w:r>
            <w:r w:rsidR="00BB73B2">
              <w:rPr>
                <w:rFonts w:eastAsia="Calibri" w:cstheme="minorHAnsi"/>
                <w:b/>
                <w:bCs/>
                <w:color w:val="000099"/>
              </w:rPr>
              <w:t xml:space="preserve"> and nutrition, p</w:t>
            </w:r>
            <w:r w:rsidR="00D91679">
              <w:rPr>
                <w:rFonts w:eastAsia="Calibri" w:cstheme="minorHAnsi"/>
                <w:b/>
                <w:bCs/>
                <w:color w:val="000099"/>
              </w:rPr>
              <w:t>lease c</w:t>
            </w:r>
            <w:r w:rsidR="00F86299" w:rsidRPr="00D91679">
              <w:rPr>
                <w:rFonts w:eastAsia="Calibri" w:cstheme="minorHAnsi"/>
                <w:b/>
                <w:bCs/>
                <w:color w:val="000099"/>
              </w:rPr>
              <w:t xml:space="preserve">hoose </w:t>
            </w:r>
            <w:r w:rsidR="00D91679" w:rsidRPr="006A362E">
              <w:rPr>
                <w:rFonts w:eastAsia="Calibri" w:cstheme="minorHAnsi"/>
                <w:b/>
                <w:bCs/>
                <w:color w:val="000099"/>
                <w:u w:val="single"/>
              </w:rPr>
              <w:t>at least</w:t>
            </w:r>
            <w:r w:rsidR="00F86299" w:rsidRPr="00D91679">
              <w:rPr>
                <w:rFonts w:eastAsia="Calibri" w:cstheme="minorHAnsi"/>
                <w:b/>
                <w:bCs/>
                <w:color w:val="000099"/>
              </w:rPr>
              <w:t xml:space="preserve"> 1 of the following </w:t>
            </w:r>
            <w:r w:rsidR="00BB73B2">
              <w:rPr>
                <w:rFonts w:eastAsia="Calibri" w:cstheme="minorHAnsi"/>
                <w:b/>
                <w:bCs/>
                <w:color w:val="000099"/>
              </w:rPr>
              <w:t xml:space="preserve">additional </w:t>
            </w:r>
            <w:r w:rsidR="00F86299" w:rsidRPr="00D91679">
              <w:rPr>
                <w:rFonts w:eastAsia="Calibri" w:cstheme="minorHAnsi"/>
                <w:b/>
                <w:bCs/>
                <w:color w:val="000099"/>
              </w:rPr>
              <w:t xml:space="preserve">indicators that you would like to monitor </w:t>
            </w:r>
            <w:r w:rsidR="00A33511">
              <w:rPr>
                <w:rFonts w:eastAsia="Calibri" w:cstheme="minorHAnsi"/>
                <w:b/>
                <w:bCs/>
                <w:color w:val="000099"/>
              </w:rPr>
              <w:t xml:space="preserve">at least </w:t>
            </w:r>
            <w:r w:rsidR="00F86299" w:rsidRPr="00D91679">
              <w:rPr>
                <w:rFonts w:eastAsia="Calibri" w:cstheme="minorHAnsi"/>
                <w:b/>
                <w:bCs/>
                <w:color w:val="000099"/>
              </w:rPr>
              <w:t xml:space="preserve">every 3 years </w:t>
            </w:r>
            <w:r w:rsidR="003C5C0F">
              <w:rPr>
                <w:rFonts w:eastAsia="Calibri" w:cstheme="minorHAnsi"/>
                <w:b/>
                <w:bCs/>
                <w:color w:val="000099"/>
              </w:rPr>
              <w:t>through sample</w:t>
            </w:r>
            <w:r w:rsidR="006868D2">
              <w:rPr>
                <w:rFonts w:eastAsia="Calibri" w:cstheme="minorHAnsi"/>
                <w:b/>
                <w:bCs/>
                <w:color w:val="000099"/>
              </w:rPr>
              <w:t>d</w:t>
            </w:r>
            <w:r w:rsidR="003C5C0F">
              <w:rPr>
                <w:rFonts w:eastAsia="Calibri" w:cstheme="minorHAnsi"/>
                <w:b/>
                <w:bCs/>
                <w:color w:val="000099"/>
              </w:rPr>
              <w:t xml:space="preserve"> farmer surveys;</w:t>
            </w:r>
          </w:p>
          <w:p w14:paraId="0CE96048" w14:textId="4E5A276F" w:rsidR="003C5C0F" w:rsidRDefault="00CB7E97" w:rsidP="00C74DA2">
            <w:pPr>
              <w:pStyle w:val="ListParagraph"/>
              <w:numPr>
                <w:ilvl w:val="0"/>
                <w:numId w:val="9"/>
              </w:numPr>
              <w:spacing w:line="257" w:lineRule="auto"/>
              <w:jc w:val="both"/>
              <w:rPr>
                <w:rFonts w:eastAsia="Calibri" w:cstheme="minorHAnsi"/>
                <w:color w:val="000099"/>
              </w:rPr>
            </w:pPr>
            <w:r>
              <w:rPr>
                <w:rFonts w:eastAsia="Calibri" w:cstheme="minorHAnsi"/>
                <w:color w:val="000099"/>
              </w:rPr>
              <w:t>Agricultural land use productivity</w:t>
            </w:r>
          </w:p>
          <w:p w14:paraId="5D47DD56" w14:textId="26D63773" w:rsidR="002B2019" w:rsidRPr="004D2969" w:rsidRDefault="00CB7E97" w:rsidP="00C74DA2">
            <w:pPr>
              <w:pStyle w:val="ListParagraph"/>
              <w:numPr>
                <w:ilvl w:val="0"/>
                <w:numId w:val="9"/>
              </w:numPr>
              <w:spacing w:line="257" w:lineRule="auto"/>
              <w:jc w:val="both"/>
              <w:rPr>
                <w:rFonts w:eastAsia="Calibri" w:cstheme="minorHAnsi"/>
                <w:color w:val="000099"/>
              </w:rPr>
            </w:pPr>
            <w:r>
              <w:rPr>
                <w:rFonts w:eastAsia="Calibri" w:cstheme="minorHAnsi"/>
                <w:color w:val="000099"/>
              </w:rPr>
              <w:t>Women</w:t>
            </w:r>
            <w:r w:rsidR="002B2019">
              <w:rPr>
                <w:rFonts w:eastAsia="Calibri" w:cstheme="minorHAnsi"/>
                <w:color w:val="000099"/>
              </w:rPr>
              <w:t xml:space="preserve"> empowerment</w:t>
            </w:r>
          </w:p>
          <w:p w14:paraId="4E9797F5" w14:textId="70CAE466" w:rsidR="00CB7E97" w:rsidRPr="004D2969" w:rsidRDefault="00CB7E97" w:rsidP="00C74DA2">
            <w:pPr>
              <w:pStyle w:val="ListParagraph"/>
              <w:numPr>
                <w:ilvl w:val="0"/>
                <w:numId w:val="9"/>
              </w:numPr>
              <w:spacing w:line="257" w:lineRule="auto"/>
              <w:jc w:val="both"/>
              <w:rPr>
                <w:rFonts w:eastAsia="Calibri" w:cstheme="minorHAnsi"/>
                <w:color w:val="000099"/>
              </w:rPr>
            </w:pPr>
            <w:r>
              <w:rPr>
                <w:rFonts w:eastAsia="Calibri" w:cstheme="minorHAnsi"/>
                <w:color w:val="000099"/>
              </w:rPr>
              <w:t xml:space="preserve">Youth </w:t>
            </w:r>
            <w:r w:rsidR="005D47B0">
              <w:rPr>
                <w:rFonts w:eastAsia="Calibri" w:cstheme="minorHAnsi"/>
                <w:color w:val="000099"/>
              </w:rPr>
              <w:t>inclusion</w:t>
            </w:r>
          </w:p>
        </w:tc>
        <w:tc>
          <w:tcPr>
            <w:tcW w:w="6058" w:type="dxa"/>
            <w:gridSpan w:val="2"/>
            <w:tcBorders>
              <w:top w:val="single" w:sz="4" w:space="0" w:color="auto"/>
            </w:tcBorders>
            <w:shd w:val="clear" w:color="auto" w:fill="auto"/>
            <w:vAlign w:val="bottom"/>
          </w:tcPr>
          <w:p w14:paraId="55679F2C" w14:textId="77777777" w:rsidR="009C470B" w:rsidRPr="00712773" w:rsidRDefault="009C470B" w:rsidP="00C74DA2">
            <w:pPr>
              <w:pStyle w:val="ListParagraph"/>
              <w:numPr>
                <w:ilvl w:val="0"/>
                <w:numId w:val="9"/>
              </w:numPr>
              <w:spacing w:line="257" w:lineRule="auto"/>
              <w:jc w:val="both"/>
              <w:rPr>
                <w:rFonts w:eastAsia="Calibri" w:cstheme="minorHAnsi"/>
              </w:rPr>
            </w:pPr>
            <w:r w:rsidRPr="00712773">
              <w:rPr>
                <w:rFonts w:eastAsia="Calibri" w:cstheme="minorHAnsi"/>
              </w:rPr>
              <w:t>Agricultural land use productivity</w:t>
            </w:r>
          </w:p>
          <w:p w14:paraId="33B1511E" w14:textId="77777777" w:rsidR="00712773" w:rsidRDefault="009C470B" w:rsidP="00C74DA2">
            <w:pPr>
              <w:pStyle w:val="ListParagraph"/>
              <w:numPr>
                <w:ilvl w:val="0"/>
                <w:numId w:val="9"/>
              </w:numPr>
              <w:spacing w:line="257" w:lineRule="auto"/>
              <w:jc w:val="both"/>
              <w:rPr>
                <w:rFonts w:eastAsia="Calibri" w:cstheme="minorHAnsi"/>
              </w:rPr>
            </w:pPr>
            <w:r w:rsidRPr="00712773">
              <w:rPr>
                <w:rFonts w:eastAsia="Calibri" w:cstheme="minorHAnsi"/>
              </w:rPr>
              <w:t>Women empowerment</w:t>
            </w:r>
          </w:p>
          <w:p w14:paraId="3A8D7E33" w14:textId="77777777" w:rsidR="007D6EBF" w:rsidRDefault="009C470B" w:rsidP="00C74DA2">
            <w:pPr>
              <w:pStyle w:val="ListParagraph"/>
              <w:numPr>
                <w:ilvl w:val="0"/>
                <w:numId w:val="9"/>
              </w:numPr>
              <w:spacing w:line="257" w:lineRule="auto"/>
              <w:jc w:val="both"/>
              <w:rPr>
                <w:rFonts w:eastAsia="Calibri" w:cstheme="minorHAnsi"/>
              </w:rPr>
            </w:pPr>
            <w:r w:rsidRPr="00712773">
              <w:rPr>
                <w:rFonts w:eastAsia="Calibri" w:cstheme="minorHAnsi"/>
              </w:rPr>
              <w:t>Youth inclusion</w:t>
            </w:r>
          </w:p>
          <w:p w14:paraId="151EF123" w14:textId="77777777" w:rsidR="00712773" w:rsidRDefault="00712773" w:rsidP="00C74DA2">
            <w:pPr>
              <w:spacing w:line="257" w:lineRule="auto"/>
              <w:jc w:val="both"/>
              <w:rPr>
                <w:rFonts w:eastAsia="Calibri" w:cstheme="minorHAnsi"/>
              </w:rPr>
            </w:pPr>
          </w:p>
          <w:p w14:paraId="56A92D60" w14:textId="77777777" w:rsidR="00712773" w:rsidRDefault="00712773" w:rsidP="00C74DA2">
            <w:pPr>
              <w:spacing w:line="257" w:lineRule="auto"/>
              <w:jc w:val="both"/>
              <w:rPr>
                <w:rFonts w:eastAsia="Calibri" w:cstheme="minorHAnsi"/>
              </w:rPr>
            </w:pPr>
          </w:p>
          <w:p w14:paraId="0743CE24" w14:textId="77777777" w:rsidR="00712773" w:rsidRDefault="00712773" w:rsidP="00C74DA2">
            <w:pPr>
              <w:spacing w:line="257" w:lineRule="auto"/>
              <w:jc w:val="both"/>
              <w:rPr>
                <w:rFonts w:eastAsia="Calibri" w:cstheme="minorHAnsi"/>
              </w:rPr>
            </w:pPr>
          </w:p>
          <w:p w14:paraId="172CDD07" w14:textId="77777777" w:rsidR="00712773" w:rsidRDefault="00712773" w:rsidP="00C74DA2">
            <w:pPr>
              <w:spacing w:line="257" w:lineRule="auto"/>
              <w:jc w:val="both"/>
              <w:rPr>
                <w:rFonts w:eastAsia="Calibri" w:cstheme="minorHAnsi"/>
              </w:rPr>
            </w:pPr>
          </w:p>
          <w:p w14:paraId="2D0600F7" w14:textId="77777777" w:rsidR="00712773" w:rsidRDefault="00712773" w:rsidP="00C74DA2">
            <w:pPr>
              <w:spacing w:line="257" w:lineRule="auto"/>
              <w:jc w:val="both"/>
              <w:rPr>
                <w:rFonts w:eastAsia="Calibri" w:cstheme="minorHAnsi"/>
              </w:rPr>
            </w:pPr>
          </w:p>
          <w:p w14:paraId="28FAF047" w14:textId="77777777" w:rsidR="00712773" w:rsidRDefault="00712773" w:rsidP="00C74DA2">
            <w:pPr>
              <w:spacing w:line="257" w:lineRule="auto"/>
              <w:jc w:val="both"/>
              <w:rPr>
                <w:rFonts w:eastAsia="Calibri" w:cstheme="minorHAnsi"/>
              </w:rPr>
            </w:pPr>
          </w:p>
          <w:p w14:paraId="6A16CF36" w14:textId="77777777" w:rsidR="00712773" w:rsidRDefault="00712773" w:rsidP="00C74DA2">
            <w:pPr>
              <w:spacing w:line="257" w:lineRule="auto"/>
              <w:jc w:val="both"/>
              <w:rPr>
                <w:rFonts w:eastAsia="Calibri" w:cstheme="minorHAnsi"/>
              </w:rPr>
            </w:pPr>
          </w:p>
          <w:p w14:paraId="228BBF0C" w14:textId="77777777" w:rsidR="00712773" w:rsidRDefault="00712773" w:rsidP="00C74DA2">
            <w:pPr>
              <w:spacing w:line="257" w:lineRule="auto"/>
              <w:jc w:val="both"/>
              <w:rPr>
                <w:rFonts w:eastAsia="Calibri" w:cstheme="minorHAnsi"/>
              </w:rPr>
            </w:pPr>
          </w:p>
          <w:p w14:paraId="6571019B" w14:textId="77777777" w:rsidR="00712773" w:rsidRDefault="00712773" w:rsidP="00C74DA2">
            <w:pPr>
              <w:spacing w:line="257" w:lineRule="auto"/>
              <w:jc w:val="both"/>
              <w:rPr>
                <w:rFonts w:eastAsia="Calibri" w:cstheme="minorHAnsi"/>
              </w:rPr>
            </w:pPr>
          </w:p>
          <w:p w14:paraId="29BE3560" w14:textId="77777777" w:rsidR="00712773" w:rsidRDefault="00712773" w:rsidP="00C74DA2">
            <w:pPr>
              <w:spacing w:line="257" w:lineRule="auto"/>
              <w:jc w:val="both"/>
              <w:rPr>
                <w:rFonts w:eastAsia="Calibri" w:cstheme="minorHAnsi"/>
              </w:rPr>
            </w:pPr>
          </w:p>
          <w:p w14:paraId="28AD767C" w14:textId="011279BF" w:rsidR="00712773" w:rsidRPr="00712773" w:rsidDel="0038777E" w:rsidRDefault="00712773" w:rsidP="00C74DA2">
            <w:pPr>
              <w:spacing w:line="257" w:lineRule="auto"/>
              <w:jc w:val="both"/>
              <w:rPr>
                <w:rFonts w:eastAsia="Calibri" w:cstheme="minorHAnsi"/>
              </w:rPr>
            </w:pPr>
          </w:p>
        </w:tc>
      </w:tr>
    </w:tbl>
    <w:p w14:paraId="7A24C11F" w14:textId="132BAF55" w:rsidR="00F50364" w:rsidRDefault="00F50364" w:rsidP="00C74DA2">
      <w:pPr>
        <w:pStyle w:val="PDDheading2"/>
        <w:ind w:left="0"/>
        <w:jc w:val="both"/>
        <w:rPr>
          <w:color w:val="000099"/>
        </w:rPr>
      </w:pPr>
    </w:p>
    <w:p w14:paraId="02F39BB1" w14:textId="77777777" w:rsidR="000B3832" w:rsidRDefault="000B3832" w:rsidP="00C74DA2">
      <w:pPr>
        <w:pStyle w:val="PDDheading2"/>
        <w:ind w:left="0"/>
        <w:jc w:val="both"/>
        <w:rPr>
          <w:color w:val="000099"/>
        </w:rPr>
        <w:sectPr w:rsidR="000B3832">
          <w:footerReference w:type="default" r:id="rId20"/>
          <w:pgSz w:w="11906" w:h="16838"/>
          <w:pgMar w:top="1440" w:right="1440" w:bottom="1440" w:left="1440" w:header="708" w:footer="708" w:gutter="0"/>
          <w:cols w:space="708"/>
          <w:docGrid w:linePitch="360"/>
        </w:sectPr>
      </w:pPr>
    </w:p>
    <w:p w14:paraId="219CFAF1" w14:textId="77777777" w:rsidR="00EA74E3" w:rsidRDefault="00EA74E3" w:rsidP="00EA74E3">
      <w:pPr>
        <w:pStyle w:val="paragraph"/>
        <w:spacing w:before="0" w:beforeAutospacing="0" w:after="0" w:afterAutospacing="0"/>
        <w:textAlignment w:val="baseline"/>
        <w:rPr>
          <w:rStyle w:val="eop"/>
          <w:rFonts w:ascii="Franklin Gothic Book" w:hAnsi="Franklin Gothic Book" w:cs="Segoe UI"/>
          <w:b/>
          <w:bCs/>
          <w:color w:val="000099"/>
          <w:sz w:val="23"/>
          <w:szCs w:val="23"/>
          <w:lang w:val="en-GB"/>
        </w:rPr>
      </w:pPr>
      <w:r>
        <w:rPr>
          <w:rStyle w:val="normaltextrun"/>
          <w:rFonts w:ascii="Franklin Gothic Book" w:hAnsi="Franklin Gothic Book" w:cs="Segoe UI"/>
          <w:b/>
          <w:bCs/>
          <w:color w:val="000099"/>
          <w:sz w:val="23"/>
          <w:szCs w:val="23"/>
          <w:lang w:val="en-US"/>
        </w:rPr>
        <w:lastRenderedPageBreak/>
        <w:t>Annex 1 Please</w:t>
      </w:r>
      <w:r>
        <w:rPr>
          <w:rStyle w:val="normaltextrun"/>
          <w:rFonts w:ascii="Franklin Gothic Book" w:hAnsi="Franklin Gothic Book" w:cs="Segoe UI"/>
          <w:b/>
          <w:bCs/>
          <w:color w:val="000099"/>
          <w:sz w:val="23"/>
          <w:szCs w:val="23"/>
          <w:u w:val="single"/>
          <w:lang w:val="en-US"/>
        </w:rPr>
        <w:t xml:space="preserve"> attach</w:t>
      </w:r>
      <w:r>
        <w:rPr>
          <w:rStyle w:val="normaltextrun"/>
          <w:rFonts w:ascii="Franklin Gothic Book" w:hAnsi="Franklin Gothic Book" w:cs="Segoe UI"/>
          <w:b/>
          <w:bCs/>
          <w:color w:val="000099"/>
          <w:sz w:val="23"/>
          <w:szCs w:val="23"/>
          <w:lang w:val="en-US"/>
        </w:rPr>
        <w:t xml:space="preserve"> a map of the project area</w:t>
      </w:r>
      <w:r w:rsidRPr="00EA74E3">
        <w:rPr>
          <w:rStyle w:val="eop"/>
          <w:rFonts w:ascii="Franklin Gothic Book" w:hAnsi="Franklin Gothic Book" w:cs="Segoe UI"/>
          <w:b/>
          <w:bCs/>
          <w:color w:val="000099"/>
          <w:sz w:val="23"/>
          <w:szCs w:val="23"/>
          <w:lang w:val="en-GB"/>
        </w:rPr>
        <w:t> </w:t>
      </w:r>
    </w:p>
    <w:p w14:paraId="30D22B13" w14:textId="09CB5138" w:rsidR="00957643" w:rsidRPr="00EA74E3" w:rsidRDefault="00957643" w:rsidP="00EA74E3">
      <w:pPr>
        <w:pStyle w:val="paragraph"/>
        <w:spacing w:before="0" w:beforeAutospacing="0" w:after="0" w:afterAutospacing="0"/>
        <w:textAlignment w:val="baseline"/>
        <w:rPr>
          <w:rFonts w:ascii="Segoe UI" w:hAnsi="Segoe UI" w:cs="Segoe UI"/>
          <w:b/>
          <w:bCs/>
          <w:sz w:val="18"/>
          <w:szCs w:val="18"/>
          <w:lang w:val="en-GB"/>
        </w:rPr>
      </w:pPr>
      <w:r>
        <w:rPr>
          <w:noProof/>
        </w:rPr>
        <w:drawing>
          <wp:inline distT="0" distB="0" distL="0" distR="0" wp14:anchorId="57F79899" wp14:editId="50A61BD1">
            <wp:extent cx="3828968" cy="215374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2591" name="Picture 2443025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1142" cy="2166214"/>
                    </a:xfrm>
                    <a:prstGeom prst="rect">
                      <a:avLst/>
                    </a:prstGeom>
                  </pic:spPr>
                </pic:pic>
              </a:graphicData>
            </a:graphic>
          </wp:inline>
        </w:drawing>
      </w:r>
    </w:p>
    <w:p w14:paraId="1E53C6B2" w14:textId="77777777" w:rsidR="00EA74E3" w:rsidRPr="00EA74E3" w:rsidRDefault="00EA74E3" w:rsidP="00EA74E3">
      <w:pPr>
        <w:pStyle w:val="paragraph"/>
        <w:spacing w:before="0" w:beforeAutospacing="0" w:after="0" w:afterAutospacing="0"/>
        <w:textAlignment w:val="baseline"/>
        <w:rPr>
          <w:rFonts w:ascii="Segoe UI" w:hAnsi="Segoe UI" w:cs="Segoe UI"/>
          <w:b/>
          <w:bCs/>
          <w:sz w:val="18"/>
          <w:szCs w:val="18"/>
          <w:lang w:val="en-GB"/>
        </w:rPr>
      </w:pPr>
      <w:r w:rsidRPr="00EA74E3">
        <w:rPr>
          <w:rStyle w:val="eop"/>
          <w:rFonts w:ascii="Franklin Gothic Book" w:hAnsi="Franklin Gothic Book" w:cs="Segoe UI"/>
          <w:b/>
          <w:bCs/>
          <w:color w:val="000099"/>
          <w:sz w:val="23"/>
          <w:szCs w:val="23"/>
          <w:lang w:val="en-GB"/>
        </w:rPr>
        <w:t> </w:t>
      </w:r>
    </w:p>
    <w:p w14:paraId="0EFA57A9" w14:textId="77777777" w:rsidR="00EA74E3" w:rsidRPr="00EA74E3" w:rsidRDefault="00EA74E3" w:rsidP="00EA74E3">
      <w:pPr>
        <w:pStyle w:val="paragraph"/>
        <w:spacing w:before="0" w:beforeAutospacing="0" w:after="0" w:afterAutospacing="0"/>
        <w:textAlignment w:val="baseline"/>
        <w:rPr>
          <w:rFonts w:ascii="Segoe UI" w:hAnsi="Segoe UI" w:cs="Segoe UI"/>
          <w:b/>
          <w:bCs/>
          <w:sz w:val="18"/>
          <w:szCs w:val="18"/>
          <w:lang w:val="en-GB"/>
        </w:rPr>
      </w:pPr>
      <w:r w:rsidRPr="00EA74E3">
        <w:rPr>
          <w:rStyle w:val="eop"/>
          <w:rFonts w:ascii="Franklin Gothic Book" w:hAnsi="Franklin Gothic Book" w:cs="Segoe UI"/>
          <w:b/>
          <w:bCs/>
          <w:color w:val="000099"/>
          <w:sz w:val="23"/>
          <w:szCs w:val="23"/>
          <w:lang w:val="en-GB"/>
        </w:rPr>
        <w:t> </w:t>
      </w:r>
    </w:p>
    <w:p w14:paraId="10696DF4" w14:textId="383A055E" w:rsidR="00EA74E3" w:rsidRPr="00EA74E3" w:rsidRDefault="00EA74E3" w:rsidP="00957643">
      <w:pPr>
        <w:pStyle w:val="paragraph"/>
        <w:spacing w:before="0" w:beforeAutospacing="0" w:after="0" w:afterAutospacing="0"/>
        <w:textAlignment w:val="baseline"/>
        <w:rPr>
          <w:rFonts w:ascii="Segoe UI" w:hAnsi="Segoe UI" w:cs="Segoe UI"/>
          <w:b/>
          <w:bCs/>
          <w:sz w:val="18"/>
          <w:szCs w:val="18"/>
          <w:lang w:val="en-GB"/>
        </w:rPr>
      </w:pPr>
      <w:r>
        <w:rPr>
          <w:rStyle w:val="normaltextrun"/>
          <w:rFonts w:ascii="Franklin Gothic Book" w:hAnsi="Franklin Gothic Book" w:cs="Segoe UI"/>
          <w:b/>
          <w:bCs/>
          <w:color w:val="000099"/>
          <w:sz w:val="23"/>
          <w:szCs w:val="23"/>
          <w:lang w:val="en-US"/>
        </w:rPr>
        <w:t xml:space="preserve">Annex 2: Please </w:t>
      </w:r>
      <w:r>
        <w:rPr>
          <w:rStyle w:val="normaltextrun"/>
          <w:rFonts w:ascii="Franklin Gothic Book" w:hAnsi="Franklin Gothic Book" w:cs="Segoe UI"/>
          <w:b/>
          <w:bCs/>
          <w:color w:val="000099"/>
          <w:sz w:val="23"/>
          <w:szCs w:val="23"/>
          <w:u w:val="single"/>
          <w:lang w:val="en-US"/>
        </w:rPr>
        <w:t>attach</w:t>
      </w:r>
      <w:r>
        <w:rPr>
          <w:rStyle w:val="normaltextrun"/>
          <w:rFonts w:ascii="Franklin Gothic Book" w:hAnsi="Franklin Gothic Book" w:cs="Segoe UI"/>
          <w:b/>
          <w:bCs/>
          <w:color w:val="000099"/>
          <w:sz w:val="23"/>
          <w:szCs w:val="23"/>
          <w:lang w:val="en-US"/>
        </w:rPr>
        <w:t xml:space="preserve"> at least 2</w:t>
      </w:r>
      <w:r>
        <w:rPr>
          <w:rStyle w:val="normaltextrun"/>
          <w:rFonts w:ascii="Franklin Gothic Book" w:hAnsi="Franklin Gothic Book" w:cs="Segoe UI"/>
          <w:b/>
          <w:bCs/>
          <w:color w:val="000099"/>
          <w:sz w:val="23"/>
          <w:szCs w:val="23"/>
          <w:u w:val="single"/>
          <w:lang w:val="en-US"/>
        </w:rPr>
        <w:t xml:space="preserve"> </w:t>
      </w:r>
      <w:r>
        <w:rPr>
          <w:rStyle w:val="normaltextrun"/>
          <w:rFonts w:ascii="Franklin Gothic Book" w:hAnsi="Franklin Gothic Book" w:cs="Segoe UI"/>
          <w:b/>
          <w:bCs/>
          <w:color w:val="000099"/>
          <w:sz w:val="23"/>
          <w:szCs w:val="23"/>
          <w:lang w:val="en-US"/>
        </w:rPr>
        <w:t>examples of farmer land tenure documentation </w:t>
      </w:r>
      <w:r w:rsidRPr="00EA74E3">
        <w:rPr>
          <w:rStyle w:val="eop"/>
          <w:rFonts w:ascii="Franklin Gothic Book" w:hAnsi="Franklin Gothic Book" w:cs="Segoe UI"/>
          <w:b/>
          <w:bCs/>
          <w:color w:val="000099"/>
          <w:sz w:val="23"/>
          <w:szCs w:val="23"/>
          <w:lang w:val="en-GB"/>
        </w:rPr>
        <w:t> </w:t>
      </w:r>
    </w:p>
    <w:p w14:paraId="37ABED74" w14:textId="77777777" w:rsidR="00EA74E3" w:rsidRPr="00EA74E3" w:rsidRDefault="00EA74E3" w:rsidP="00EA74E3">
      <w:pPr>
        <w:pStyle w:val="paragraph"/>
        <w:spacing w:before="0" w:beforeAutospacing="0" w:after="0" w:afterAutospacing="0"/>
        <w:textAlignment w:val="baseline"/>
        <w:rPr>
          <w:rFonts w:ascii="Segoe UI" w:hAnsi="Segoe UI" w:cs="Segoe UI"/>
          <w:b/>
          <w:bCs/>
          <w:sz w:val="18"/>
          <w:szCs w:val="18"/>
          <w:lang w:val="en-GB"/>
        </w:rPr>
      </w:pPr>
      <w:r w:rsidRPr="00EA74E3">
        <w:rPr>
          <w:rStyle w:val="eop"/>
          <w:rFonts w:ascii="Franklin Gothic Book" w:hAnsi="Franklin Gothic Book" w:cs="Segoe UI"/>
          <w:b/>
          <w:bCs/>
          <w:color w:val="000099"/>
          <w:sz w:val="23"/>
          <w:szCs w:val="23"/>
          <w:lang w:val="en-GB"/>
        </w:rPr>
        <w:t> </w:t>
      </w:r>
    </w:p>
    <w:p w14:paraId="51BEBE6C" w14:textId="77777777" w:rsidR="00957643" w:rsidRDefault="00957643" w:rsidP="00C74DA2">
      <w:pPr>
        <w:pStyle w:val="ListParagraph"/>
        <w:jc w:val="both"/>
      </w:pPr>
    </w:p>
    <w:p w14:paraId="748A356E" w14:textId="77777777" w:rsidR="00957643" w:rsidRPr="00EA74E3" w:rsidRDefault="00957643" w:rsidP="00957643">
      <w:pPr>
        <w:pStyle w:val="paragraph"/>
        <w:spacing w:before="0" w:beforeAutospacing="0" w:after="0" w:afterAutospacing="0"/>
        <w:textAlignment w:val="baseline"/>
        <w:rPr>
          <w:rFonts w:ascii="Segoe UI" w:hAnsi="Segoe UI" w:cs="Segoe UI"/>
          <w:b/>
          <w:bCs/>
          <w:sz w:val="18"/>
          <w:szCs w:val="18"/>
          <w:lang w:val="en-GB"/>
        </w:rPr>
      </w:pPr>
    </w:p>
    <w:p w14:paraId="06CFFF85" w14:textId="66234708" w:rsidR="00957643" w:rsidRPr="00957643" w:rsidRDefault="00957643" w:rsidP="00957643">
      <w:pPr>
        <w:pStyle w:val="paragraph"/>
        <w:spacing w:before="0" w:beforeAutospacing="0" w:after="0" w:afterAutospacing="0"/>
        <w:textAlignment w:val="baseline"/>
        <w:rPr>
          <w:lang w:val="en-GB"/>
        </w:rPr>
      </w:pPr>
      <w:r>
        <w:rPr>
          <w:noProof/>
        </w:rPr>
        <w:lastRenderedPageBreak/>
        <w:drawing>
          <wp:anchor distT="0" distB="0" distL="114300" distR="114300" simplePos="0" relativeHeight="251659264" behindDoc="0" locked="0" layoutInCell="1" allowOverlap="1" wp14:anchorId="748C9E68" wp14:editId="6755DD35">
            <wp:simplePos x="0" y="0"/>
            <wp:positionH relativeFrom="column">
              <wp:posOffset>-79430</wp:posOffset>
            </wp:positionH>
            <wp:positionV relativeFrom="paragraph">
              <wp:posOffset>1021245</wp:posOffset>
            </wp:positionV>
            <wp:extent cx="4876800" cy="6502400"/>
            <wp:effectExtent l="0" t="0" r="0" b="0"/>
            <wp:wrapThrough wrapText="bothSides">
              <wp:wrapPolygon edited="0">
                <wp:start x="0" y="0"/>
                <wp:lineTo x="0" y="21516"/>
                <wp:lineTo x="21516" y="21516"/>
                <wp:lineTo x="21516" y="0"/>
                <wp:lineTo x="0" y="0"/>
              </wp:wrapPolygon>
            </wp:wrapThrough>
            <wp:docPr id="454267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7994" name="Picture 454267994"/>
                    <pic:cNvPicPr/>
                  </pic:nvPicPr>
                  <pic:blipFill>
                    <a:blip r:embed="rId21">
                      <a:extLst>
                        <a:ext uri="{28A0092B-C50C-407E-A947-70E740481C1C}">
                          <a14:useLocalDpi xmlns:a14="http://schemas.microsoft.com/office/drawing/2010/main" val="0"/>
                        </a:ext>
                      </a:extLst>
                    </a:blip>
                    <a:stretch>
                      <a:fillRect/>
                    </a:stretch>
                  </pic:blipFill>
                  <pic:spPr>
                    <a:xfrm>
                      <a:off x="0" y="0"/>
                      <a:ext cx="4876800" cy="6502400"/>
                    </a:xfrm>
                    <a:prstGeom prst="rect">
                      <a:avLst/>
                    </a:prstGeom>
                  </pic:spPr>
                </pic:pic>
              </a:graphicData>
            </a:graphic>
          </wp:anchor>
        </w:drawing>
      </w:r>
      <w:r>
        <w:rPr>
          <w:rStyle w:val="normaltextrun"/>
          <w:rFonts w:ascii="Franklin Gothic Book" w:hAnsi="Franklin Gothic Book" w:cs="Segoe UI"/>
          <w:b/>
          <w:bCs/>
          <w:color w:val="000099"/>
          <w:sz w:val="23"/>
          <w:szCs w:val="23"/>
          <w:lang w:val="en-US"/>
        </w:rPr>
        <w:t xml:space="preserve">Annex 3: Please </w:t>
      </w:r>
      <w:r>
        <w:rPr>
          <w:rStyle w:val="normaltextrun"/>
          <w:rFonts w:ascii="Franklin Gothic Book" w:hAnsi="Franklin Gothic Book" w:cs="Segoe UI"/>
          <w:b/>
          <w:bCs/>
          <w:color w:val="000099"/>
          <w:sz w:val="23"/>
          <w:szCs w:val="23"/>
          <w:u w:val="single"/>
          <w:lang w:val="en-US"/>
        </w:rPr>
        <w:t xml:space="preserve">attach </w:t>
      </w:r>
      <w:r>
        <w:rPr>
          <w:rStyle w:val="normaltextrun"/>
          <w:rFonts w:ascii="Franklin Gothic Book" w:hAnsi="Franklin Gothic Book" w:cs="Segoe UI"/>
          <w:b/>
          <w:bCs/>
          <w:color w:val="000099"/>
          <w:sz w:val="23"/>
          <w:szCs w:val="23"/>
          <w:lang w:val="en-US"/>
        </w:rPr>
        <w:t>evidence of engagement with farmers and/or the community</w:t>
      </w:r>
      <w:r w:rsidRPr="00EA74E3">
        <w:rPr>
          <w:rStyle w:val="eop"/>
          <w:rFonts w:ascii="Franklin Gothic Book" w:hAnsi="Franklin Gothic Book" w:cs="Segoe UI"/>
          <w:b/>
          <w:bCs/>
          <w:color w:val="000099"/>
          <w:sz w:val="23"/>
          <w:szCs w:val="23"/>
          <w:lang w:val="en-GB"/>
        </w:rPr>
        <w:t> </w:t>
      </w:r>
    </w:p>
    <w:p w14:paraId="320DC422" w14:textId="287D333C" w:rsidR="005D163B" w:rsidRDefault="009C4267" w:rsidP="00C74DA2">
      <w:pPr>
        <w:jc w:val="both"/>
      </w:pPr>
      <w:r>
        <w:rPr>
          <w:noProof/>
        </w:rPr>
        <w:lastRenderedPageBreak/>
        <w:drawing>
          <wp:inline distT="0" distB="0" distL="0" distR="0" wp14:anchorId="2272F625" wp14:editId="3AA3762A">
            <wp:extent cx="4876800" cy="6502400"/>
            <wp:effectExtent l="0" t="0" r="0" b="0"/>
            <wp:docPr id="1342024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4507" name="Picture 1342024507"/>
                    <pic:cNvPicPr/>
                  </pic:nvPicPr>
                  <pic:blipFill>
                    <a:blip r:embed="rId22">
                      <a:extLst>
                        <a:ext uri="{28A0092B-C50C-407E-A947-70E740481C1C}">
                          <a14:useLocalDpi xmlns:a14="http://schemas.microsoft.com/office/drawing/2010/main" val="0"/>
                        </a:ext>
                      </a:extLst>
                    </a:blip>
                    <a:stretch>
                      <a:fillRect/>
                    </a:stretch>
                  </pic:blipFill>
                  <pic:spPr>
                    <a:xfrm>
                      <a:off x="0" y="0"/>
                      <a:ext cx="4876800" cy="6502400"/>
                    </a:xfrm>
                    <a:prstGeom prst="rect">
                      <a:avLst/>
                    </a:prstGeom>
                  </pic:spPr>
                </pic:pic>
              </a:graphicData>
            </a:graphic>
          </wp:inline>
        </w:drawing>
      </w:r>
      <w:r>
        <w:rPr>
          <w:noProof/>
        </w:rPr>
        <w:lastRenderedPageBreak/>
        <w:drawing>
          <wp:inline distT="0" distB="0" distL="0" distR="0" wp14:anchorId="673F0ABF" wp14:editId="2BF8F131">
            <wp:extent cx="4876800" cy="6502400"/>
            <wp:effectExtent l="0" t="0" r="0" b="0"/>
            <wp:docPr id="2144009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9398" name="Picture 2144009398"/>
                    <pic:cNvPicPr/>
                  </pic:nvPicPr>
                  <pic:blipFill>
                    <a:blip r:embed="rId23">
                      <a:extLst>
                        <a:ext uri="{28A0092B-C50C-407E-A947-70E740481C1C}">
                          <a14:useLocalDpi xmlns:a14="http://schemas.microsoft.com/office/drawing/2010/main" val="0"/>
                        </a:ext>
                      </a:extLst>
                    </a:blip>
                    <a:stretch>
                      <a:fillRect/>
                    </a:stretch>
                  </pic:blipFill>
                  <pic:spPr>
                    <a:xfrm>
                      <a:off x="0" y="0"/>
                      <a:ext cx="4876800" cy="6502400"/>
                    </a:xfrm>
                    <a:prstGeom prst="rect">
                      <a:avLst/>
                    </a:prstGeom>
                  </pic:spPr>
                </pic:pic>
              </a:graphicData>
            </a:graphic>
          </wp:inline>
        </w:drawing>
      </w:r>
    </w:p>
    <w:p w14:paraId="54ACED0F" w14:textId="77777777" w:rsidR="009C4267" w:rsidRDefault="009C4267" w:rsidP="00C74DA2">
      <w:pPr>
        <w:jc w:val="both"/>
      </w:pPr>
    </w:p>
    <w:p w14:paraId="29E61194" w14:textId="741DB1C6" w:rsidR="009C4267" w:rsidRDefault="009C4267" w:rsidP="00C74DA2">
      <w:pPr>
        <w:jc w:val="both"/>
      </w:pPr>
      <w:r>
        <w:rPr>
          <w:noProof/>
        </w:rPr>
        <w:lastRenderedPageBreak/>
        <w:drawing>
          <wp:inline distT="0" distB="0" distL="0" distR="0" wp14:anchorId="3239EA86" wp14:editId="1DC06E82">
            <wp:extent cx="5731510" cy="4298950"/>
            <wp:effectExtent l="0" t="0" r="0" b="6350"/>
            <wp:docPr id="1704202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2874" name="Picture 1704202874"/>
                    <pic:cNvPicPr/>
                  </pic:nvPicPr>
                  <pic:blipFill>
                    <a:blip r:embed="rId24">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6C4EAC1" w14:textId="77777777" w:rsidR="009C4267" w:rsidRDefault="009C4267" w:rsidP="00C74DA2">
      <w:pPr>
        <w:jc w:val="both"/>
      </w:pPr>
    </w:p>
    <w:p w14:paraId="3FE411EE" w14:textId="3E4D25A5" w:rsidR="009C4267" w:rsidRDefault="009C4267" w:rsidP="00C74DA2">
      <w:pPr>
        <w:jc w:val="both"/>
      </w:pPr>
      <w:r>
        <w:rPr>
          <w:noProof/>
        </w:rPr>
        <w:lastRenderedPageBreak/>
        <w:drawing>
          <wp:inline distT="0" distB="0" distL="0" distR="0" wp14:anchorId="30A9F8B8" wp14:editId="54E73B92">
            <wp:extent cx="5731510" cy="4298950"/>
            <wp:effectExtent l="0" t="0" r="0" b="6350"/>
            <wp:docPr id="916976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6412" name="Picture 916976412"/>
                    <pic:cNvPicPr/>
                  </pic:nvPicPr>
                  <pic:blipFill>
                    <a:blip r:embed="rId2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CABA633" w14:textId="77777777" w:rsidR="009C4267" w:rsidRDefault="009C4267" w:rsidP="00C74DA2">
      <w:pPr>
        <w:jc w:val="both"/>
      </w:pPr>
    </w:p>
    <w:p w14:paraId="042B26EA" w14:textId="77777777" w:rsidR="009C4267" w:rsidRDefault="009C4267" w:rsidP="00C74DA2">
      <w:pPr>
        <w:jc w:val="both"/>
      </w:pPr>
    </w:p>
    <w:p w14:paraId="0C1C00C2" w14:textId="77777777" w:rsidR="009C4267" w:rsidRDefault="009C4267" w:rsidP="00C74DA2">
      <w:pPr>
        <w:jc w:val="both"/>
      </w:pPr>
    </w:p>
    <w:p w14:paraId="1D97BD3E" w14:textId="77777777" w:rsidR="009C4267" w:rsidRDefault="009C4267" w:rsidP="00C74DA2">
      <w:pPr>
        <w:jc w:val="both"/>
      </w:pPr>
    </w:p>
    <w:p w14:paraId="7F588F67" w14:textId="77777777" w:rsidR="009C4267" w:rsidRDefault="009C4267" w:rsidP="00C74DA2">
      <w:pPr>
        <w:jc w:val="both"/>
      </w:pPr>
    </w:p>
    <w:p w14:paraId="7F876086" w14:textId="77777777" w:rsidR="009C4267" w:rsidRDefault="009C4267" w:rsidP="00C74DA2">
      <w:pPr>
        <w:jc w:val="both"/>
      </w:pPr>
    </w:p>
    <w:p w14:paraId="4B46687C" w14:textId="77777777" w:rsidR="00957643" w:rsidRPr="00EA74E3" w:rsidRDefault="00957643" w:rsidP="00957643">
      <w:pPr>
        <w:pStyle w:val="paragraph"/>
        <w:spacing w:before="0" w:beforeAutospacing="0" w:after="0" w:afterAutospacing="0"/>
        <w:textAlignment w:val="baseline"/>
        <w:rPr>
          <w:rFonts w:ascii="Segoe UI" w:hAnsi="Segoe UI" w:cs="Segoe UI"/>
          <w:b/>
          <w:bCs/>
          <w:sz w:val="18"/>
          <w:szCs w:val="18"/>
          <w:lang w:val="en-GB"/>
        </w:rPr>
      </w:pPr>
      <w:r>
        <w:rPr>
          <w:rStyle w:val="normaltextrun"/>
          <w:rFonts w:ascii="Franklin Gothic Book" w:hAnsi="Franklin Gothic Book" w:cs="Segoe UI"/>
          <w:b/>
          <w:bCs/>
          <w:color w:val="000099"/>
          <w:sz w:val="23"/>
          <w:szCs w:val="23"/>
          <w:lang w:val="en-US"/>
        </w:rPr>
        <w:t>Annex 4: Examples of Local Partner costs (for row 34)</w:t>
      </w:r>
      <w:r w:rsidRPr="00EA74E3">
        <w:rPr>
          <w:rStyle w:val="eop"/>
          <w:rFonts w:ascii="Franklin Gothic Book" w:hAnsi="Franklin Gothic Book" w:cs="Segoe UI"/>
          <w:b/>
          <w:bCs/>
          <w:color w:val="000099"/>
          <w:sz w:val="23"/>
          <w:szCs w:val="23"/>
          <w:lang w:val="en-GB"/>
        </w:rPr>
        <w:t> </w:t>
      </w:r>
    </w:p>
    <w:p w14:paraId="672344D2" w14:textId="77777777" w:rsidR="00957643" w:rsidRPr="00EA74E3" w:rsidRDefault="00957643" w:rsidP="00957643">
      <w:pPr>
        <w:pStyle w:val="PDDheading2"/>
        <w:ind w:left="0"/>
        <w:jc w:val="both"/>
        <w:rPr>
          <w:color w:val="000099"/>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7"/>
        <w:gridCol w:w="4589"/>
      </w:tblGrid>
      <w:tr w:rsidR="00957643" w:rsidRPr="00D44BEE" w14:paraId="2349EBC0" w14:textId="77777777" w:rsidTr="00F24531">
        <w:trPr>
          <w:trHeight w:val="608"/>
        </w:trPr>
        <w:tc>
          <w:tcPr>
            <w:tcW w:w="0" w:type="auto"/>
            <w:shd w:val="clear" w:color="auto" w:fill="auto"/>
            <w:noWrap/>
            <w:hideMark/>
          </w:tcPr>
          <w:p w14:paraId="4F141C15" w14:textId="77777777" w:rsidR="00957643" w:rsidRPr="00D44BEE" w:rsidRDefault="00957643" w:rsidP="00F24531">
            <w:pPr>
              <w:spacing w:after="0" w:line="240" w:lineRule="auto"/>
              <w:jc w:val="both"/>
              <w:rPr>
                <w:rFonts w:ascii="Calibri" w:eastAsia="Times New Roman" w:hAnsi="Calibri" w:cs="Calibri"/>
                <w:b/>
                <w:bCs/>
                <w:color w:val="000000"/>
                <w:lang w:val="nl-NL" w:eastAsia="nl-NL"/>
              </w:rPr>
            </w:pPr>
            <w:r w:rsidRPr="00D44BEE">
              <w:rPr>
                <w:rFonts w:ascii="Calibri" w:eastAsia="Times New Roman" w:hAnsi="Calibri" w:cs="Calibri"/>
                <w:b/>
                <w:bCs/>
                <w:color w:val="000000"/>
                <w:lang w:val="nl-NL" w:eastAsia="nl-NL"/>
              </w:rPr>
              <w:t>Cost item</w:t>
            </w:r>
          </w:p>
        </w:tc>
        <w:tc>
          <w:tcPr>
            <w:tcW w:w="0" w:type="auto"/>
            <w:shd w:val="clear" w:color="auto" w:fill="auto"/>
            <w:noWrap/>
            <w:hideMark/>
          </w:tcPr>
          <w:p w14:paraId="51862BC4" w14:textId="77777777" w:rsidR="00957643" w:rsidRPr="00D44BEE" w:rsidRDefault="00957643" w:rsidP="00F24531">
            <w:pPr>
              <w:spacing w:after="0" w:line="240" w:lineRule="auto"/>
              <w:jc w:val="both"/>
              <w:rPr>
                <w:rFonts w:ascii="Calibri" w:eastAsia="Times New Roman" w:hAnsi="Calibri" w:cs="Calibri"/>
                <w:b/>
                <w:bCs/>
                <w:color w:val="000000"/>
                <w:lang w:val="nl-NL" w:eastAsia="nl-NL"/>
              </w:rPr>
            </w:pPr>
            <w:r w:rsidRPr="00D44BEE">
              <w:rPr>
                <w:rFonts w:ascii="Calibri" w:eastAsia="Times New Roman" w:hAnsi="Calibri" w:cs="Calibri"/>
                <w:b/>
                <w:bCs/>
                <w:color w:val="000000"/>
                <w:lang w:val="nl-NL" w:eastAsia="nl-NL"/>
              </w:rPr>
              <w:t>Description</w:t>
            </w:r>
          </w:p>
        </w:tc>
      </w:tr>
      <w:tr w:rsidR="00957643" w:rsidRPr="00D44BEE" w14:paraId="2FDE7125" w14:textId="77777777" w:rsidTr="00F24531">
        <w:trPr>
          <w:trHeight w:val="900"/>
        </w:trPr>
        <w:tc>
          <w:tcPr>
            <w:tcW w:w="0" w:type="auto"/>
            <w:shd w:val="clear" w:color="auto" w:fill="auto"/>
            <w:noWrap/>
          </w:tcPr>
          <w:p w14:paraId="65E5EDA7"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Pr>
                <w:rFonts w:ascii="Calibri" w:eastAsia="Times New Roman" w:hAnsi="Calibri" w:cs="Calibri"/>
                <w:color w:val="000000"/>
                <w:lang w:val="nl-NL" w:eastAsia="nl-NL"/>
              </w:rPr>
              <w:t>Planting materials</w:t>
            </w:r>
          </w:p>
        </w:tc>
        <w:tc>
          <w:tcPr>
            <w:tcW w:w="0" w:type="auto"/>
            <w:shd w:val="clear" w:color="auto" w:fill="auto"/>
          </w:tcPr>
          <w:p w14:paraId="40DB15C1" w14:textId="77777777" w:rsidR="00957643" w:rsidRPr="00D44BEE" w:rsidRDefault="00957643" w:rsidP="00F24531">
            <w:p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The costs of seedlings or fertilisers that the local partner provides to the farmer or discounts offered.</w:t>
            </w:r>
          </w:p>
        </w:tc>
      </w:tr>
      <w:tr w:rsidR="00957643" w:rsidRPr="00D44BEE" w14:paraId="119A79F2" w14:textId="77777777" w:rsidTr="00F24531">
        <w:trPr>
          <w:trHeight w:val="900"/>
        </w:trPr>
        <w:tc>
          <w:tcPr>
            <w:tcW w:w="0" w:type="auto"/>
            <w:shd w:val="clear" w:color="auto" w:fill="auto"/>
            <w:noWrap/>
          </w:tcPr>
          <w:p w14:paraId="03A75EBA"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Pr>
                <w:rFonts w:ascii="Calibri" w:eastAsia="Times New Roman" w:hAnsi="Calibri" w:cs="Calibri"/>
                <w:color w:val="000000"/>
                <w:lang w:val="nl-NL" w:eastAsia="nl-NL"/>
              </w:rPr>
              <w:t>Farmer Training</w:t>
            </w:r>
          </w:p>
        </w:tc>
        <w:tc>
          <w:tcPr>
            <w:tcW w:w="0" w:type="auto"/>
            <w:shd w:val="clear" w:color="auto" w:fill="auto"/>
          </w:tcPr>
          <w:p w14:paraId="46E9C795" w14:textId="77777777" w:rsidR="00957643" w:rsidRPr="00D44BEE" w:rsidRDefault="00957643" w:rsidP="00F24531">
            <w:p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Training lead farmers and field officer on agroforestry design principles.</w:t>
            </w:r>
          </w:p>
        </w:tc>
      </w:tr>
      <w:tr w:rsidR="00957643" w:rsidRPr="00D44BEE" w14:paraId="5BFB6B3A" w14:textId="77777777" w:rsidTr="00F24531">
        <w:trPr>
          <w:trHeight w:val="900"/>
        </w:trPr>
        <w:tc>
          <w:tcPr>
            <w:tcW w:w="0" w:type="auto"/>
            <w:shd w:val="clear" w:color="auto" w:fill="auto"/>
            <w:noWrap/>
          </w:tcPr>
          <w:p w14:paraId="6E44F215" w14:textId="77777777" w:rsidR="00957643" w:rsidRDefault="00957643" w:rsidP="00F24531">
            <w:pPr>
              <w:spacing w:after="0" w:line="240" w:lineRule="auto"/>
              <w:jc w:val="both"/>
              <w:rPr>
                <w:rFonts w:ascii="Calibri" w:eastAsia="Times New Roman" w:hAnsi="Calibri" w:cs="Calibri"/>
                <w:color w:val="000000"/>
                <w:lang w:val="nl-NL" w:eastAsia="nl-NL"/>
              </w:rPr>
            </w:pPr>
            <w:r>
              <w:rPr>
                <w:rFonts w:ascii="Calibri" w:eastAsia="Times New Roman" w:hAnsi="Calibri" w:cs="Calibri"/>
                <w:color w:val="000000"/>
                <w:lang w:val="nl-NL" w:eastAsia="nl-NL"/>
              </w:rPr>
              <w:t>Transport</w:t>
            </w:r>
          </w:p>
        </w:tc>
        <w:tc>
          <w:tcPr>
            <w:tcW w:w="0" w:type="auto"/>
            <w:shd w:val="clear" w:color="auto" w:fill="auto"/>
          </w:tcPr>
          <w:p w14:paraId="6608002B" w14:textId="77777777" w:rsidR="00957643" w:rsidRDefault="00957643" w:rsidP="00F24531">
            <w:p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The costs of fuel and other expenses related to the transport of planting materials and visits to farms and meetings.</w:t>
            </w:r>
          </w:p>
        </w:tc>
      </w:tr>
      <w:tr w:rsidR="00957643" w:rsidRPr="00D44BEE" w14:paraId="2EA363EA" w14:textId="77777777" w:rsidTr="00F24531">
        <w:trPr>
          <w:trHeight w:val="900"/>
        </w:trPr>
        <w:tc>
          <w:tcPr>
            <w:tcW w:w="0" w:type="auto"/>
            <w:shd w:val="clear" w:color="auto" w:fill="auto"/>
            <w:noWrap/>
            <w:hideMark/>
          </w:tcPr>
          <w:p w14:paraId="574D88B4"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lastRenderedPageBreak/>
              <w:t>Project description and documentation</w:t>
            </w:r>
          </w:p>
        </w:tc>
        <w:tc>
          <w:tcPr>
            <w:tcW w:w="0" w:type="auto"/>
            <w:shd w:val="clear" w:color="auto" w:fill="auto"/>
            <w:hideMark/>
          </w:tcPr>
          <w:p w14:paraId="54824C2A" w14:textId="77777777" w:rsidR="00957643"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 xml:space="preserve">Including </w:t>
            </w:r>
          </w:p>
          <w:p w14:paraId="25B0BAE1" w14:textId="77777777" w:rsidR="00957643" w:rsidRPr="00213F8E" w:rsidRDefault="00957643" w:rsidP="00F24531">
            <w:pPr>
              <w:pStyle w:val="ListParagraph"/>
              <w:numPr>
                <w:ilvl w:val="0"/>
                <w:numId w:val="13"/>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project summary, </w:t>
            </w:r>
          </w:p>
          <w:p w14:paraId="07FE187E" w14:textId="77777777" w:rsidR="00957643" w:rsidRDefault="00957643" w:rsidP="00F24531">
            <w:pPr>
              <w:pStyle w:val="ListParagraph"/>
              <w:numPr>
                <w:ilvl w:val="0"/>
                <w:numId w:val="13"/>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eligibility checklist, </w:t>
            </w:r>
          </w:p>
          <w:p w14:paraId="39FE4994" w14:textId="77777777" w:rsidR="00957643" w:rsidRDefault="00957643" w:rsidP="00F24531">
            <w:pPr>
              <w:pStyle w:val="ListParagraph"/>
              <w:numPr>
                <w:ilvl w:val="0"/>
                <w:numId w:val="13"/>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additionality checks, </w:t>
            </w:r>
          </w:p>
          <w:p w14:paraId="6B598842" w14:textId="77777777" w:rsidR="00957643" w:rsidRDefault="00957643" w:rsidP="00F24531">
            <w:pPr>
              <w:pStyle w:val="ListParagraph"/>
              <w:numPr>
                <w:ilvl w:val="0"/>
                <w:numId w:val="13"/>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reversal risk assessment and </w:t>
            </w:r>
          </w:p>
          <w:p w14:paraId="64CD2F7B" w14:textId="77777777" w:rsidR="00957643" w:rsidRPr="00213F8E" w:rsidRDefault="00957643" w:rsidP="00F24531">
            <w:pPr>
              <w:pStyle w:val="ListParagraph"/>
              <w:numPr>
                <w:ilvl w:val="0"/>
                <w:numId w:val="13"/>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stakeholder analysis.</w:t>
            </w:r>
          </w:p>
        </w:tc>
      </w:tr>
      <w:tr w:rsidR="00957643" w:rsidRPr="00D44BEE" w14:paraId="07B3CBEE" w14:textId="77777777" w:rsidTr="00F24531">
        <w:trPr>
          <w:trHeight w:val="567"/>
        </w:trPr>
        <w:tc>
          <w:tcPr>
            <w:tcW w:w="0" w:type="auto"/>
            <w:shd w:val="clear" w:color="auto" w:fill="auto"/>
            <w:noWrap/>
            <w:hideMark/>
          </w:tcPr>
          <w:p w14:paraId="4D3CE6DE"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Farmer engagement &amp; selection</w:t>
            </w:r>
          </w:p>
        </w:tc>
        <w:tc>
          <w:tcPr>
            <w:tcW w:w="0" w:type="auto"/>
            <w:shd w:val="clear" w:color="auto" w:fill="auto"/>
            <w:hideMark/>
          </w:tcPr>
          <w:p w14:paraId="3471AAD7"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Making farmers aware of Acorn, Agroforestry and CRU benefits</w:t>
            </w:r>
            <w:r>
              <w:rPr>
                <w:rFonts w:ascii="Calibri" w:eastAsia="Times New Roman" w:hAnsi="Calibri" w:cs="Calibri"/>
                <w:color w:val="000000"/>
                <w:lang w:eastAsia="nl-NL"/>
              </w:rPr>
              <w:t>.</w:t>
            </w:r>
          </w:p>
        </w:tc>
      </w:tr>
      <w:tr w:rsidR="00957643" w:rsidRPr="00D44BEE" w14:paraId="21D5E9A2" w14:textId="77777777" w:rsidTr="00F24531">
        <w:trPr>
          <w:trHeight w:val="1152"/>
        </w:trPr>
        <w:tc>
          <w:tcPr>
            <w:tcW w:w="0" w:type="auto"/>
            <w:shd w:val="clear" w:color="auto" w:fill="auto"/>
            <w:noWrap/>
            <w:hideMark/>
          </w:tcPr>
          <w:p w14:paraId="17A32A6D"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Grievance mechanism establishment</w:t>
            </w:r>
          </w:p>
        </w:tc>
        <w:tc>
          <w:tcPr>
            <w:tcW w:w="0" w:type="auto"/>
            <w:shd w:val="clear" w:color="auto" w:fill="auto"/>
            <w:hideMark/>
          </w:tcPr>
          <w:p w14:paraId="699F5D94"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The establishment of a grievance mechanism including a method for how grievances can be communicated and how grievances are dealt with in a transparent manner.</w:t>
            </w:r>
          </w:p>
        </w:tc>
      </w:tr>
      <w:tr w:rsidR="00957643" w:rsidRPr="00D44BEE" w14:paraId="0BA50A5B" w14:textId="77777777" w:rsidTr="00F24531">
        <w:trPr>
          <w:trHeight w:val="1407"/>
        </w:trPr>
        <w:tc>
          <w:tcPr>
            <w:tcW w:w="0" w:type="auto"/>
            <w:shd w:val="clear" w:color="auto" w:fill="auto"/>
            <w:noWrap/>
            <w:hideMark/>
          </w:tcPr>
          <w:p w14:paraId="2670B0CA"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Project Council establishment</w:t>
            </w:r>
          </w:p>
        </w:tc>
        <w:tc>
          <w:tcPr>
            <w:tcW w:w="0" w:type="auto"/>
            <w:shd w:val="clear" w:color="auto" w:fill="auto"/>
            <w:hideMark/>
          </w:tcPr>
          <w:p w14:paraId="4C3AED0E"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Establish a project council with farmer representatives and/or community groups that represents the participating farmers in the Acorn project, voice concerns and needs and actively engages in decision making</w:t>
            </w:r>
            <w:r>
              <w:rPr>
                <w:rFonts w:ascii="Calibri" w:eastAsia="Times New Roman" w:hAnsi="Calibri" w:cs="Calibri"/>
                <w:color w:val="000000"/>
                <w:lang w:eastAsia="nl-NL"/>
              </w:rPr>
              <w:t>.</w:t>
            </w:r>
          </w:p>
        </w:tc>
      </w:tr>
      <w:tr w:rsidR="00957643" w:rsidRPr="00D44BEE" w14:paraId="25B1196B" w14:textId="77777777" w:rsidTr="00F24531">
        <w:trPr>
          <w:trHeight w:val="1200"/>
        </w:trPr>
        <w:tc>
          <w:tcPr>
            <w:tcW w:w="0" w:type="auto"/>
            <w:shd w:val="clear" w:color="auto" w:fill="auto"/>
            <w:noWrap/>
            <w:hideMark/>
          </w:tcPr>
          <w:p w14:paraId="558AF77C"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Agroforestry Design</w:t>
            </w:r>
          </w:p>
        </w:tc>
        <w:tc>
          <w:tcPr>
            <w:tcW w:w="0" w:type="auto"/>
            <w:shd w:val="clear" w:color="auto" w:fill="auto"/>
            <w:hideMark/>
          </w:tcPr>
          <w:p w14:paraId="4F453340" w14:textId="77777777" w:rsidR="00957643"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 xml:space="preserve">Design including </w:t>
            </w:r>
          </w:p>
          <w:p w14:paraId="2CCC0AF9" w14:textId="77777777" w:rsidR="00957643" w:rsidRPr="00213F8E" w:rsidRDefault="00957643" w:rsidP="00F24531">
            <w:pPr>
              <w:pStyle w:val="ListParagraph"/>
              <w:numPr>
                <w:ilvl w:val="0"/>
                <w:numId w:val="14"/>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details of species </w:t>
            </w:r>
          </w:p>
          <w:p w14:paraId="2ACDBB70" w14:textId="77777777" w:rsidR="00957643" w:rsidRDefault="00957643" w:rsidP="00F24531">
            <w:pPr>
              <w:pStyle w:val="ListParagraph"/>
              <w:numPr>
                <w:ilvl w:val="0"/>
                <w:numId w:val="14"/>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growth management </w:t>
            </w:r>
          </w:p>
          <w:p w14:paraId="319C8E61" w14:textId="77777777" w:rsidR="00957643" w:rsidRDefault="00957643" w:rsidP="00F24531">
            <w:pPr>
              <w:pStyle w:val="ListParagraph"/>
              <w:numPr>
                <w:ilvl w:val="0"/>
                <w:numId w:val="14"/>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 expected benefits, i</w:t>
            </w:r>
          </w:p>
          <w:p w14:paraId="5E0EFF25" w14:textId="77777777" w:rsidR="00957643" w:rsidRDefault="00957643" w:rsidP="00F24531">
            <w:pPr>
              <w:pStyle w:val="ListParagraph"/>
              <w:numPr>
                <w:ilvl w:val="0"/>
                <w:numId w:val="14"/>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expected impact existing crops, </w:t>
            </w:r>
          </w:p>
          <w:p w14:paraId="005F1B77" w14:textId="77777777" w:rsidR="00957643" w:rsidRDefault="00957643" w:rsidP="00F24531">
            <w:pPr>
              <w:pStyle w:val="ListParagraph"/>
              <w:numPr>
                <w:ilvl w:val="0"/>
                <w:numId w:val="14"/>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impact on cost level and </w:t>
            </w:r>
          </w:p>
          <w:p w14:paraId="5BAD62B8" w14:textId="77777777" w:rsidR="00957643" w:rsidRPr="00213F8E" w:rsidRDefault="00957643" w:rsidP="00F24531">
            <w:pPr>
              <w:pStyle w:val="ListParagraph"/>
              <w:numPr>
                <w:ilvl w:val="0"/>
                <w:numId w:val="14"/>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carbon potential</w:t>
            </w:r>
          </w:p>
        </w:tc>
      </w:tr>
      <w:tr w:rsidR="00957643" w:rsidRPr="00D44BEE" w14:paraId="036DD2B9" w14:textId="77777777" w:rsidTr="00F24531">
        <w:trPr>
          <w:trHeight w:val="852"/>
        </w:trPr>
        <w:tc>
          <w:tcPr>
            <w:tcW w:w="0" w:type="auto"/>
            <w:shd w:val="clear" w:color="auto" w:fill="auto"/>
            <w:noWrap/>
            <w:hideMark/>
          </w:tcPr>
          <w:p w14:paraId="1628E74E"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Business Case</w:t>
            </w:r>
          </w:p>
        </w:tc>
        <w:tc>
          <w:tcPr>
            <w:tcW w:w="0" w:type="auto"/>
            <w:shd w:val="clear" w:color="auto" w:fill="auto"/>
            <w:hideMark/>
          </w:tcPr>
          <w:p w14:paraId="3A3E4F1D"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A Business Case showing the impact on farmer, project and LP level according to Acorn template.</w:t>
            </w:r>
          </w:p>
        </w:tc>
      </w:tr>
      <w:tr w:rsidR="00957643" w:rsidRPr="00D44BEE" w14:paraId="1B6BB3FD" w14:textId="77777777" w:rsidTr="00F24531">
        <w:trPr>
          <w:trHeight w:val="927"/>
        </w:trPr>
        <w:tc>
          <w:tcPr>
            <w:tcW w:w="0" w:type="auto"/>
            <w:shd w:val="clear" w:color="auto" w:fill="auto"/>
            <w:noWrap/>
            <w:hideMark/>
          </w:tcPr>
          <w:p w14:paraId="2739A5C0"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Community engagement</w:t>
            </w:r>
          </w:p>
        </w:tc>
        <w:tc>
          <w:tcPr>
            <w:tcW w:w="0" w:type="auto"/>
            <w:shd w:val="clear" w:color="auto" w:fill="auto"/>
            <w:hideMark/>
          </w:tcPr>
          <w:p w14:paraId="69988679"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Ensuring (local) government, village leaders and farmer representatives are aware and support Acorn.</w:t>
            </w:r>
          </w:p>
        </w:tc>
      </w:tr>
      <w:tr w:rsidR="00957643" w:rsidRPr="00D44BEE" w14:paraId="7BB58223" w14:textId="77777777" w:rsidTr="00F24531">
        <w:trPr>
          <w:trHeight w:val="1189"/>
        </w:trPr>
        <w:tc>
          <w:tcPr>
            <w:tcW w:w="0" w:type="auto"/>
            <w:shd w:val="clear" w:color="auto" w:fill="auto"/>
            <w:noWrap/>
            <w:hideMark/>
          </w:tcPr>
          <w:p w14:paraId="0DE4B732"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Carbon baseline</w:t>
            </w:r>
          </w:p>
        </w:tc>
        <w:tc>
          <w:tcPr>
            <w:tcW w:w="0" w:type="auto"/>
            <w:shd w:val="clear" w:color="auto" w:fill="auto"/>
            <w:hideMark/>
          </w:tcPr>
          <w:p w14:paraId="1A54BB2E" w14:textId="77777777" w:rsidR="00957643"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The carbon baseline needs to be established for a sample of 30-100 farmers including:</w:t>
            </w:r>
          </w:p>
          <w:p w14:paraId="3F9D8829" w14:textId="77777777" w:rsidR="00957643" w:rsidRPr="00213F8E" w:rsidRDefault="00957643" w:rsidP="00F24531">
            <w:pPr>
              <w:pStyle w:val="ListParagraph"/>
              <w:numPr>
                <w:ilvl w:val="0"/>
                <w:numId w:val="15"/>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questionnaire, </w:t>
            </w:r>
          </w:p>
          <w:p w14:paraId="197D6C6E" w14:textId="77777777" w:rsidR="00957643" w:rsidRPr="00213F8E" w:rsidRDefault="00957643" w:rsidP="00F24531">
            <w:pPr>
              <w:pStyle w:val="ListParagraph"/>
              <w:numPr>
                <w:ilvl w:val="0"/>
                <w:numId w:val="15"/>
              </w:num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t</w:t>
            </w:r>
            <w:r w:rsidRPr="00213F8E">
              <w:rPr>
                <w:rFonts w:ascii="Calibri" w:eastAsia="Times New Roman" w:hAnsi="Calibri" w:cs="Calibri"/>
                <w:color w:val="000000"/>
                <w:lang w:eastAsia="nl-NL"/>
              </w:rPr>
              <w:t>ree count of trees &lt;2m and iii) # of trees older than 5 years.</w:t>
            </w:r>
          </w:p>
        </w:tc>
      </w:tr>
      <w:tr w:rsidR="00957643" w:rsidRPr="00D44BEE" w14:paraId="4A8E5392" w14:textId="77777777" w:rsidTr="00F24531">
        <w:trPr>
          <w:trHeight w:val="1080"/>
        </w:trPr>
        <w:tc>
          <w:tcPr>
            <w:tcW w:w="0" w:type="auto"/>
            <w:shd w:val="clear" w:color="auto" w:fill="auto"/>
            <w:noWrap/>
            <w:hideMark/>
          </w:tcPr>
          <w:p w14:paraId="7D4E722C"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Project Baseline</w:t>
            </w:r>
          </w:p>
        </w:tc>
        <w:tc>
          <w:tcPr>
            <w:tcW w:w="0" w:type="auto"/>
            <w:shd w:val="clear" w:color="auto" w:fill="auto"/>
            <w:hideMark/>
          </w:tcPr>
          <w:p w14:paraId="457EECC2" w14:textId="77777777" w:rsidR="00957643"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 xml:space="preserve">Questionnaire for a sample of 30-100 farmers covering. </w:t>
            </w:r>
          </w:p>
          <w:p w14:paraId="314DA22C" w14:textId="77777777" w:rsidR="00957643" w:rsidRPr="00213F8E" w:rsidRDefault="00957643" w:rsidP="00F24531">
            <w:pPr>
              <w:pStyle w:val="ListParagraph"/>
              <w:numPr>
                <w:ilvl w:val="0"/>
                <w:numId w:val="16"/>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carbon income, </w:t>
            </w:r>
          </w:p>
          <w:p w14:paraId="0A5347B5" w14:textId="77777777" w:rsidR="00957643" w:rsidRDefault="00957643" w:rsidP="00F24531">
            <w:pPr>
              <w:pStyle w:val="ListParagraph"/>
              <w:numPr>
                <w:ilvl w:val="0"/>
                <w:numId w:val="16"/>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nutritional variety, </w:t>
            </w:r>
          </w:p>
          <w:p w14:paraId="37F29670" w14:textId="77777777" w:rsidR="00957643" w:rsidRDefault="00957643" w:rsidP="00F24531">
            <w:pPr>
              <w:pStyle w:val="ListParagraph"/>
              <w:numPr>
                <w:ilvl w:val="0"/>
                <w:numId w:val="16"/>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agricultural biodiversity and </w:t>
            </w:r>
          </w:p>
          <w:p w14:paraId="70821C8D" w14:textId="77777777" w:rsidR="00957643" w:rsidRPr="00213F8E" w:rsidRDefault="00957643" w:rsidP="00F24531">
            <w:pPr>
              <w:pStyle w:val="ListParagraph"/>
              <w:numPr>
                <w:ilvl w:val="0"/>
                <w:numId w:val="16"/>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land tenure documentation</w:t>
            </w:r>
          </w:p>
        </w:tc>
      </w:tr>
      <w:tr w:rsidR="00957643" w:rsidRPr="00D44BEE" w14:paraId="6101013F" w14:textId="77777777" w:rsidTr="00F24531">
        <w:trPr>
          <w:trHeight w:val="889"/>
        </w:trPr>
        <w:tc>
          <w:tcPr>
            <w:tcW w:w="0" w:type="auto"/>
            <w:shd w:val="clear" w:color="auto" w:fill="auto"/>
            <w:noWrap/>
            <w:hideMark/>
          </w:tcPr>
          <w:p w14:paraId="5128D5BD"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Ground truth data collection</w:t>
            </w:r>
          </w:p>
        </w:tc>
        <w:tc>
          <w:tcPr>
            <w:tcW w:w="0" w:type="auto"/>
            <w:shd w:val="clear" w:color="auto" w:fill="auto"/>
            <w:hideMark/>
          </w:tcPr>
          <w:p w14:paraId="269C9B5D"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Ground truth data of 100 sample plots (1ha) need to be collected</w:t>
            </w:r>
          </w:p>
        </w:tc>
      </w:tr>
      <w:tr w:rsidR="00957643" w:rsidRPr="00D44BEE" w14:paraId="5D4DF789" w14:textId="77777777" w:rsidTr="00F24531">
        <w:trPr>
          <w:trHeight w:val="1242"/>
        </w:trPr>
        <w:tc>
          <w:tcPr>
            <w:tcW w:w="0" w:type="auto"/>
            <w:shd w:val="clear" w:color="auto" w:fill="auto"/>
            <w:noWrap/>
            <w:hideMark/>
          </w:tcPr>
          <w:p w14:paraId="7E99AC25"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Reversal risk assessment</w:t>
            </w:r>
          </w:p>
        </w:tc>
        <w:tc>
          <w:tcPr>
            <w:tcW w:w="0" w:type="auto"/>
            <w:shd w:val="clear" w:color="auto" w:fill="auto"/>
            <w:hideMark/>
          </w:tcPr>
          <w:p w14:paraId="686DF49C"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An assessment of the risks of potential events that can lead to the reversal of previously stored carbon (e.g., wildfires, cutting down trees, pests)</w:t>
            </w:r>
          </w:p>
        </w:tc>
      </w:tr>
      <w:tr w:rsidR="00957643" w:rsidRPr="00D44BEE" w14:paraId="5EE7896D" w14:textId="77777777" w:rsidTr="00F24531">
        <w:trPr>
          <w:trHeight w:val="1122"/>
        </w:trPr>
        <w:tc>
          <w:tcPr>
            <w:tcW w:w="0" w:type="auto"/>
            <w:shd w:val="clear" w:color="auto" w:fill="auto"/>
            <w:noWrap/>
            <w:hideMark/>
          </w:tcPr>
          <w:p w14:paraId="131E2E12"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lastRenderedPageBreak/>
              <w:t>Farmer data collection &amp; consent forms</w:t>
            </w:r>
          </w:p>
        </w:tc>
        <w:tc>
          <w:tcPr>
            <w:tcW w:w="0" w:type="auto"/>
            <w:shd w:val="clear" w:color="auto" w:fill="auto"/>
            <w:hideMark/>
          </w:tcPr>
          <w:p w14:paraId="07DA2037" w14:textId="77777777" w:rsidR="00957643"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 xml:space="preserve">Including </w:t>
            </w:r>
          </w:p>
          <w:p w14:paraId="56128FE2" w14:textId="77777777" w:rsidR="00957643" w:rsidRPr="00213F8E" w:rsidRDefault="00957643" w:rsidP="00F24531">
            <w:pPr>
              <w:pStyle w:val="ListParagraph"/>
              <w:numPr>
                <w:ilvl w:val="0"/>
                <w:numId w:val="17"/>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eligibility checks, </w:t>
            </w:r>
          </w:p>
          <w:p w14:paraId="2126A9E5" w14:textId="77777777" w:rsidR="00957643" w:rsidRDefault="00957643" w:rsidP="00F24531">
            <w:pPr>
              <w:pStyle w:val="ListParagraph"/>
              <w:numPr>
                <w:ilvl w:val="0"/>
                <w:numId w:val="17"/>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farmer data collection (ID), </w:t>
            </w:r>
          </w:p>
          <w:p w14:paraId="63507308" w14:textId="77777777" w:rsidR="00957643" w:rsidRDefault="00957643" w:rsidP="00F24531">
            <w:pPr>
              <w:pStyle w:val="ListParagraph"/>
              <w:numPr>
                <w:ilvl w:val="0"/>
                <w:numId w:val="17"/>
              </w:num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213F8E">
              <w:rPr>
                <w:rFonts w:ascii="Calibri" w:eastAsia="Times New Roman" w:hAnsi="Calibri" w:cs="Calibri"/>
                <w:color w:val="000000"/>
                <w:lang w:eastAsia="nl-NL"/>
              </w:rPr>
              <w:t xml:space="preserve"> polygons collection, </w:t>
            </w:r>
          </w:p>
          <w:p w14:paraId="2059E6A1" w14:textId="77777777" w:rsidR="00957643" w:rsidRDefault="00957643" w:rsidP="00F24531">
            <w:pPr>
              <w:pStyle w:val="ListParagraph"/>
              <w:numPr>
                <w:ilvl w:val="0"/>
                <w:numId w:val="17"/>
              </w:num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f</w:t>
            </w:r>
            <w:r w:rsidRPr="00213F8E">
              <w:rPr>
                <w:rFonts w:ascii="Calibri" w:eastAsia="Times New Roman" w:hAnsi="Calibri" w:cs="Calibri"/>
                <w:color w:val="000000"/>
                <w:lang w:eastAsia="nl-NL"/>
              </w:rPr>
              <w:t xml:space="preserve">armer contracts and consent, </w:t>
            </w:r>
          </w:p>
          <w:p w14:paraId="33F17778" w14:textId="77777777" w:rsidR="00957643" w:rsidRDefault="00957643" w:rsidP="00F24531">
            <w:pPr>
              <w:pStyle w:val="ListParagraph"/>
              <w:numPr>
                <w:ilvl w:val="0"/>
                <w:numId w:val="17"/>
              </w:numPr>
              <w:spacing w:after="0" w:line="240" w:lineRule="auto"/>
              <w:jc w:val="both"/>
              <w:rPr>
                <w:rFonts w:ascii="Calibri" w:eastAsia="Times New Roman" w:hAnsi="Calibri" w:cs="Calibri"/>
                <w:color w:val="000000"/>
                <w:lang w:eastAsia="nl-NL"/>
              </w:rPr>
            </w:pPr>
            <w:r w:rsidRPr="00213F8E">
              <w:rPr>
                <w:rFonts w:ascii="Calibri" w:eastAsia="Times New Roman" w:hAnsi="Calibri" w:cs="Calibri"/>
                <w:color w:val="000000"/>
                <w:lang w:eastAsia="nl-NL"/>
              </w:rPr>
              <w:t xml:space="preserve">land tenure documentation, </w:t>
            </w:r>
          </w:p>
          <w:p w14:paraId="51810D49" w14:textId="77777777" w:rsidR="00957643" w:rsidRPr="00213F8E" w:rsidRDefault="00957643" w:rsidP="00F24531">
            <w:pPr>
              <w:pStyle w:val="ListParagraph"/>
              <w:numPr>
                <w:ilvl w:val="0"/>
                <w:numId w:val="17"/>
              </w:num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t</w:t>
            </w:r>
            <w:r w:rsidRPr="00213F8E">
              <w:rPr>
                <w:rFonts w:ascii="Calibri" w:eastAsia="Times New Roman" w:hAnsi="Calibri" w:cs="Calibri"/>
                <w:color w:val="000000"/>
                <w:lang w:eastAsia="nl-NL"/>
              </w:rPr>
              <w:t>ravel expenses for data collection</w:t>
            </w:r>
          </w:p>
        </w:tc>
      </w:tr>
      <w:tr w:rsidR="00957643" w:rsidRPr="00D44BEE" w14:paraId="2F4C0CF9" w14:textId="77777777" w:rsidTr="00F24531">
        <w:trPr>
          <w:trHeight w:val="822"/>
        </w:trPr>
        <w:tc>
          <w:tcPr>
            <w:tcW w:w="0" w:type="auto"/>
            <w:shd w:val="clear" w:color="auto" w:fill="auto"/>
            <w:noWrap/>
            <w:hideMark/>
          </w:tcPr>
          <w:p w14:paraId="7390079E"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Setting up loan/in-kind/payment administration</w:t>
            </w:r>
          </w:p>
        </w:tc>
        <w:tc>
          <w:tcPr>
            <w:tcW w:w="0" w:type="auto"/>
            <w:shd w:val="clear" w:color="auto" w:fill="auto"/>
            <w:hideMark/>
          </w:tcPr>
          <w:p w14:paraId="77811D40"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Setting up a payment/loan infrastructure with the farmers.</w:t>
            </w:r>
          </w:p>
        </w:tc>
      </w:tr>
      <w:tr w:rsidR="00957643" w:rsidRPr="00D44BEE" w14:paraId="0065730B" w14:textId="77777777" w:rsidTr="00F24531">
        <w:trPr>
          <w:trHeight w:val="1047"/>
        </w:trPr>
        <w:tc>
          <w:tcPr>
            <w:tcW w:w="0" w:type="auto"/>
            <w:shd w:val="clear" w:color="auto" w:fill="auto"/>
            <w:noWrap/>
            <w:hideMark/>
          </w:tcPr>
          <w:p w14:paraId="139A7584"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Additional ground truth data collection</w:t>
            </w:r>
          </w:p>
        </w:tc>
        <w:tc>
          <w:tcPr>
            <w:tcW w:w="0" w:type="auto"/>
            <w:shd w:val="clear" w:color="auto" w:fill="auto"/>
            <w:hideMark/>
          </w:tcPr>
          <w:p w14:paraId="279B0041"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In years 2-4, additional ground truth data needs to be collected for 30 sample plots (1ha)</w:t>
            </w:r>
          </w:p>
        </w:tc>
      </w:tr>
      <w:tr w:rsidR="00957643" w:rsidRPr="00D44BEE" w14:paraId="38379CB5" w14:textId="77777777" w:rsidTr="00F24531">
        <w:trPr>
          <w:trHeight w:val="852"/>
        </w:trPr>
        <w:tc>
          <w:tcPr>
            <w:tcW w:w="0" w:type="auto"/>
            <w:shd w:val="clear" w:color="auto" w:fill="auto"/>
            <w:noWrap/>
            <w:hideMark/>
          </w:tcPr>
          <w:p w14:paraId="4EFB0DAA"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Project Council reporting</w:t>
            </w:r>
          </w:p>
        </w:tc>
        <w:tc>
          <w:tcPr>
            <w:tcW w:w="0" w:type="auto"/>
            <w:shd w:val="clear" w:color="auto" w:fill="auto"/>
            <w:hideMark/>
          </w:tcPr>
          <w:p w14:paraId="10481418"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A list of the lead farmers + the minutes of the project council meetings have to be reported upon.</w:t>
            </w:r>
          </w:p>
        </w:tc>
      </w:tr>
      <w:tr w:rsidR="00957643" w:rsidRPr="00D44BEE" w14:paraId="2FE86E71" w14:textId="77777777" w:rsidTr="00F24531">
        <w:trPr>
          <w:trHeight w:val="852"/>
        </w:trPr>
        <w:tc>
          <w:tcPr>
            <w:tcW w:w="0" w:type="auto"/>
            <w:shd w:val="clear" w:color="auto" w:fill="auto"/>
            <w:noWrap/>
            <w:hideMark/>
          </w:tcPr>
          <w:p w14:paraId="4883AA3D"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Grievance mechanism reporting</w:t>
            </w:r>
          </w:p>
        </w:tc>
        <w:tc>
          <w:tcPr>
            <w:tcW w:w="0" w:type="auto"/>
            <w:shd w:val="clear" w:color="auto" w:fill="auto"/>
            <w:hideMark/>
          </w:tcPr>
          <w:p w14:paraId="7E26C1DE"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A report on how the LP dealt with grievances and the actions that were taken to resolve them.</w:t>
            </w:r>
          </w:p>
        </w:tc>
      </w:tr>
      <w:tr w:rsidR="00957643" w:rsidRPr="00D44BEE" w14:paraId="493280D1" w14:textId="77777777" w:rsidTr="00F24531">
        <w:trPr>
          <w:trHeight w:val="1092"/>
        </w:trPr>
        <w:tc>
          <w:tcPr>
            <w:tcW w:w="0" w:type="auto"/>
            <w:shd w:val="clear" w:color="auto" w:fill="auto"/>
            <w:noWrap/>
            <w:hideMark/>
          </w:tcPr>
          <w:p w14:paraId="02E1A438"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Project reporting</w:t>
            </w:r>
          </w:p>
        </w:tc>
        <w:tc>
          <w:tcPr>
            <w:tcW w:w="0" w:type="auto"/>
            <w:shd w:val="clear" w:color="auto" w:fill="auto"/>
            <w:hideMark/>
          </w:tcPr>
          <w:p w14:paraId="2565B08B"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Annual progress reports including i) # of participants, ii) average hectare per farmer, iii) # of CRUs generated and sold, iv) total payments to participants and v) LP expenditure</w:t>
            </w:r>
          </w:p>
        </w:tc>
      </w:tr>
      <w:tr w:rsidR="00957643" w:rsidRPr="00D44BEE" w14:paraId="03BD0FD4" w14:textId="77777777" w:rsidTr="00F24531">
        <w:trPr>
          <w:trHeight w:val="300"/>
        </w:trPr>
        <w:tc>
          <w:tcPr>
            <w:tcW w:w="0" w:type="auto"/>
            <w:shd w:val="clear" w:color="auto" w:fill="auto"/>
            <w:noWrap/>
            <w:hideMark/>
          </w:tcPr>
          <w:p w14:paraId="3184A4DF" w14:textId="77777777" w:rsidR="00957643" w:rsidRPr="00D44BEE" w:rsidRDefault="00957643" w:rsidP="00F24531">
            <w:pPr>
              <w:spacing w:after="0" w:line="240" w:lineRule="auto"/>
              <w:jc w:val="both"/>
              <w:rPr>
                <w:rFonts w:ascii="Calibri" w:eastAsia="Times New Roman" w:hAnsi="Calibri" w:cs="Calibri"/>
                <w:color w:val="000000"/>
                <w:lang w:val="nl-NL" w:eastAsia="nl-NL"/>
              </w:rPr>
            </w:pPr>
            <w:r w:rsidRPr="00D44BEE">
              <w:rPr>
                <w:rFonts w:ascii="Calibri" w:eastAsia="Times New Roman" w:hAnsi="Calibri" w:cs="Calibri"/>
                <w:color w:val="000000"/>
                <w:lang w:val="nl-NL" w:eastAsia="nl-NL"/>
              </w:rPr>
              <w:t>Administration cost per farmer</w:t>
            </w:r>
          </w:p>
        </w:tc>
        <w:tc>
          <w:tcPr>
            <w:tcW w:w="0" w:type="auto"/>
            <w:shd w:val="clear" w:color="auto" w:fill="auto"/>
            <w:hideMark/>
          </w:tcPr>
          <w:p w14:paraId="48B5DBC6" w14:textId="77777777" w:rsidR="00957643" w:rsidRPr="00D44BEE" w:rsidRDefault="00957643" w:rsidP="00F24531">
            <w:pPr>
              <w:spacing w:after="0" w:line="240" w:lineRule="auto"/>
              <w:jc w:val="both"/>
              <w:rPr>
                <w:rFonts w:ascii="Calibri" w:eastAsia="Times New Roman" w:hAnsi="Calibri" w:cs="Calibri"/>
                <w:color w:val="000000"/>
                <w:lang w:eastAsia="nl-NL"/>
              </w:rPr>
            </w:pPr>
            <w:r w:rsidRPr="00D44BEE">
              <w:rPr>
                <w:rFonts w:ascii="Calibri" w:eastAsia="Times New Roman" w:hAnsi="Calibri" w:cs="Calibri"/>
                <w:color w:val="000000"/>
                <w:lang w:eastAsia="nl-NL"/>
              </w:rPr>
              <w:t>cost of CRU payments, administration of (in-kind) loans</w:t>
            </w:r>
          </w:p>
        </w:tc>
      </w:tr>
      <w:tr w:rsidR="00957643" w:rsidRPr="00D44BEE" w14:paraId="21CADE11" w14:textId="77777777" w:rsidTr="00F24531">
        <w:trPr>
          <w:trHeight w:val="300"/>
        </w:trPr>
        <w:tc>
          <w:tcPr>
            <w:tcW w:w="0" w:type="auto"/>
            <w:shd w:val="clear" w:color="auto" w:fill="auto"/>
            <w:noWrap/>
          </w:tcPr>
          <w:p w14:paraId="0714E3C7" w14:textId="77777777" w:rsidR="00957643" w:rsidRPr="00D127BA" w:rsidRDefault="00957643" w:rsidP="00F24531">
            <w:pPr>
              <w:spacing w:after="0" w:line="240" w:lineRule="auto"/>
              <w:jc w:val="both"/>
              <w:rPr>
                <w:rFonts w:ascii="Calibri" w:eastAsia="Times New Roman" w:hAnsi="Calibri" w:cs="Calibri"/>
                <w:color w:val="000000"/>
                <w:lang w:eastAsia="nl-NL"/>
              </w:rPr>
            </w:pPr>
            <w:r w:rsidRPr="00D127BA">
              <w:rPr>
                <w:rFonts w:ascii="Calibri" w:eastAsia="Times New Roman" w:hAnsi="Calibri" w:cs="Calibri"/>
                <w:color w:val="000000"/>
                <w:lang w:eastAsia="nl-NL"/>
              </w:rPr>
              <w:t>Establishing nurseries (i</w:t>
            </w:r>
            <w:r>
              <w:rPr>
                <w:rFonts w:ascii="Calibri" w:eastAsia="Times New Roman" w:hAnsi="Calibri" w:cs="Calibri"/>
                <w:color w:val="000000"/>
                <w:lang w:eastAsia="nl-NL"/>
              </w:rPr>
              <w:t>f applicable)</w:t>
            </w:r>
          </w:p>
        </w:tc>
        <w:tc>
          <w:tcPr>
            <w:tcW w:w="0" w:type="auto"/>
            <w:shd w:val="clear" w:color="auto" w:fill="auto"/>
          </w:tcPr>
          <w:p w14:paraId="4772FFC4" w14:textId="77777777" w:rsidR="00957643" w:rsidRPr="00D44BEE" w:rsidRDefault="00957643" w:rsidP="00F24531">
            <w:pPr>
              <w:spacing w:after="0" w:line="240" w:lineRule="auto"/>
              <w:jc w:val="both"/>
              <w:rPr>
                <w:rFonts w:ascii="Calibri" w:eastAsia="Times New Roman" w:hAnsi="Calibri" w:cs="Calibri"/>
                <w:color w:val="000000"/>
                <w:lang w:eastAsia="nl-NL"/>
              </w:rPr>
            </w:pPr>
            <w:r>
              <w:rPr>
                <w:rFonts w:ascii="Calibri" w:eastAsia="Times New Roman" w:hAnsi="Calibri" w:cs="Calibri"/>
                <w:color w:val="000000"/>
                <w:lang w:eastAsia="nl-NL"/>
              </w:rPr>
              <w:t>Cost associated with the establishment of seedbanks and nurseries</w:t>
            </w:r>
          </w:p>
        </w:tc>
      </w:tr>
    </w:tbl>
    <w:p w14:paraId="0F9DB326" w14:textId="77777777" w:rsidR="009C4267" w:rsidRPr="005D163B" w:rsidRDefault="009C4267" w:rsidP="00C74DA2">
      <w:pPr>
        <w:jc w:val="both"/>
      </w:pPr>
    </w:p>
    <w:sectPr w:rsidR="009C4267" w:rsidRPr="005D16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EECAE" w14:textId="77777777" w:rsidR="00DD64A2" w:rsidRDefault="00DD64A2" w:rsidP="00C53777">
      <w:pPr>
        <w:spacing w:after="0" w:line="240" w:lineRule="auto"/>
      </w:pPr>
      <w:r>
        <w:separator/>
      </w:r>
    </w:p>
  </w:endnote>
  <w:endnote w:type="continuationSeparator" w:id="0">
    <w:p w14:paraId="7006D35A" w14:textId="77777777" w:rsidR="00DD64A2" w:rsidRDefault="00DD64A2" w:rsidP="00C53777">
      <w:pPr>
        <w:spacing w:after="0" w:line="240" w:lineRule="auto"/>
      </w:pPr>
      <w:r>
        <w:continuationSeparator/>
      </w:r>
    </w:p>
  </w:endnote>
  <w:endnote w:type="continuationNotice" w:id="1">
    <w:p w14:paraId="4A17913E" w14:textId="77777777" w:rsidR="00DD64A2" w:rsidRDefault="00DD64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192333"/>
      <w:docPartObj>
        <w:docPartGallery w:val="Page Numbers (Bottom of Page)"/>
        <w:docPartUnique/>
      </w:docPartObj>
    </w:sdtPr>
    <w:sdtEndPr>
      <w:rPr>
        <w:noProof/>
      </w:rPr>
    </w:sdtEndPr>
    <w:sdtContent>
      <w:p w14:paraId="63292F57" w14:textId="3D3BC2A8" w:rsidR="00C53777" w:rsidRDefault="00C53777">
        <w:pPr>
          <w:pStyle w:val="Footer"/>
          <w:jc w:val="center"/>
        </w:pPr>
        <w:r>
          <w:fldChar w:fldCharType="begin"/>
        </w:r>
        <w:r>
          <w:instrText xml:space="preserve"> PAGE   \* MERGEFORMAT </w:instrText>
        </w:r>
        <w:r>
          <w:fldChar w:fldCharType="separate"/>
        </w:r>
        <w:r w:rsidR="00D110E5">
          <w:rPr>
            <w:noProof/>
          </w:rPr>
          <w:t>3</w:t>
        </w:r>
        <w:r>
          <w:rPr>
            <w:noProof/>
          </w:rPr>
          <w:fldChar w:fldCharType="end"/>
        </w:r>
      </w:p>
    </w:sdtContent>
  </w:sdt>
  <w:p w14:paraId="0EF40A52" w14:textId="77777777" w:rsidR="00C53777" w:rsidRDefault="00C53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DC721" w14:textId="77777777" w:rsidR="00DD64A2" w:rsidRDefault="00DD64A2" w:rsidP="00C53777">
      <w:pPr>
        <w:spacing w:after="0" w:line="240" w:lineRule="auto"/>
      </w:pPr>
      <w:r>
        <w:separator/>
      </w:r>
    </w:p>
  </w:footnote>
  <w:footnote w:type="continuationSeparator" w:id="0">
    <w:p w14:paraId="6A101966" w14:textId="77777777" w:rsidR="00DD64A2" w:rsidRDefault="00DD64A2" w:rsidP="00C53777">
      <w:pPr>
        <w:spacing w:after="0" w:line="240" w:lineRule="auto"/>
      </w:pPr>
      <w:r>
        <w:continuationSeparator/>
      </w:r>
    </w:p>
  </w:footnote>
  <w:footnote w:type="continuationNotice" w:id="1">
    <w:p w14:paraId="73666886" w14:textId="77777777" w:rsidR="00DD64A2" w:rsidRDefault="00DD64A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6DB"/>
    <w:multiLevelType w:val="hybridMultilevel"/>
    <w:tmpl w:val="D4FC6334"/>
    <w:lvl w:ilvl="0" w:tplc="8E42DF3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F97F36"/>
    <w:multiLevelType w:val="multilevel"/>
    <w:tmpl w:val="CB2AB870"/>
    <w:lvl w:ilvl="0">
      <w:start w:val="1"/>
      <w:numFmt w:val="decimal"/>
      <w:lvlText w:val="%1"/>
      <w:lvlJc w:val="left"/>
      <w:pPr>
        <w:ind w:left="360" w:hanging="360"/>
      </w:pPr>
      <w:rPr>
        <w:rFonts w:cstheme="minorBidi" w:hint="default"/>
        <w:b/>
        <w:color w:val="000099"/>
        <w:sz w:val="22"/>
      </w:rPr>
    </w:lvl>
    <w:lvl w:ilvl="1">
      <w:start w:val="1"/>
      <w:numFmt w:val="decimal"/>
      <w:lvlText w:val="%1.%2"/>
      <w:lvlJc w:val="left"/>
      <w:pPr>
        <w:ind w:left="360" w:hanging="360"/>
      </w:pPr>
      <w:rPr>
        <w:rFonts w:cstheme="minorBidi" w:hint="default"/>
        <w:b w:val="0"/>
        <w:i w:val="0"/>
        <w:color w:val="auto"/>
        <w:sz w:val="22"/>
      </w:rPr>
    </w:lvl>
    <w:lvl w:ilvl="2">
      <w:start w:val="1"/>
      <w:numFmt w:val="decimal"/>
      <w:lvlText w:val="%1.%2.%3"/>
      <w:lvlJc w:val="left"/>
      <w:pPr>
        <w:ind w:left="720" w:hanging="720"/>
      </w:pPr>
      <w:rPr>
        <w:rFonts w:cstheme="minorBidi" w:hint="default"/>
        <w:b w:val="0"/>
        <w:color w:val="auto"/>
        <w:sz w:val="22"/>
      </w:rPr>
    </w:lvl>
    <w:lvl w:ilvl="3">
      <w:start w:val="1"/>
      <w:numFmt w:val="decimal"/>
      <w:lvlText w:val="%1.%2.%3.%4"/>
      <w:lvlJc w:val="left"/>
      <w:pPr>
        <w:ind w:left="720" w:hanging="720"/>
      </w:pPr>
      <w:rPr>
        <w:rFonts w:cstheme="minorBidi" w:hint="default"/>
        <w:b w:val="0"/>
        <w:color w:val="auto"/>
        <w:sz w:val="22"/>
      </w:rPr>
    </w:lvl>
    <w:lvl w:ilvl="4">
      <w:start w:val="1"/>
      <w:numFmt w:val="decimal"/>
      <w:lvlText w:val="%1.%2.%3.%4.%5"/>
      <w:lvlJc w:val="left"/>
      <w:pPr>
        <w:ind w:left="1080" w:hanging="1080"/>
      </w:pPr>
      <w:rPr>
        <w:rFonts w:cstheme="minorBidi" w:hint="default"/>
        <w:b w:val="0"/>
        <w:color w:val="auto"/>
        <w:sz w:val="22"/>
      </w:rPr>
    </w:lvl>
    <w:lvl w:ilvl="5">
      <w:start w:val="1"/>
      <w:numFmt w:val="decimal"/>
      <w:lvlText w:val="%1.%2.%3.%4.%5.%6"/>
      <w:lvlJc w:val="left"/>
      <w:pPr>
        <w:ind w:left="1080" w:hanging="1080"/>
      </w:pPr>
      <w:rPr>
        <w:rFonts w:cstheme="minorBidi" w:hint="default"/>
        <w:b w:val="0"/>
        <w:color w:val="auto"/>
        <w:sz w:val="22"/>
      </w:rPr>
    </w:lvl>
    <w:lvl w:ilvl="6">
      <w:start w:val="1"/>
      <w:numFmt w:val="decimal"/>
      <w:lvlText w:val="%1.%2.%3.%4.%5.%6.%7"/>
      <w:lvlJc w:val="left"/>
      <w:pPr>
        <w:ind w:left="1440" w:hanging="1440"/>
      </w:pPr>
      <w:rPr>
        <w:rFonts w:cstheme="minorBidi" w:hint="default"/>
        <w:b w:val="0"/>
        <w:color w:val="auto"/>
        <w:sz w:val="22"/>
      </w:rPr>
    </w:lvl>
    <w:lvl w:ilvl="7">
      <w:start w:val="1"/>
      <w:numFmt w:val="decimal"/>
      <w:lvlText w:val="%1.%2.%3.%4.%5.%6.%7.%8"/>
      <w:lvlJc w:val="left"/>
      <w:pPr>
        <w:ind w:left="1440" w:hanging="1440"/>
      </w:pPr>
      <w:rPr>
        <w:rFonts w:cstheme="minorBidi" w:hint="default"/>
        <w:b w:val="0"/>
        <w:color w:val="auto"/>
        <w:sz w:val="22"/>
      </w:rPr>
    </w:lvl>
    <w:lvl w:ilvl="8">
      <w:start w:val="1"/>
      <w:numFmt w:val="decimal"/>
      <w:lvlText w:val="%1.%2.%3.%4.%5.%6.%7.%8.%9"/>
      <w:lvlJc w:val="left"/>
      <w:pPr>
        <w:ind w:left="1800" w:hanging="1800"/>
      </w:pPr>
      <w:rPr>
        <w:rFonts w:cstheme="minorBidi" w:hint="default"/>
        <w:b w:val="0"/>
        <w:color w:val="auto"/>
        <w:sz w:val="22"/>
      </w:rPr>
    </w:lvl>
  </w:abstractNum>
  <w:abstractNum w:abstractNumId="2" w15:restartNumberingAfterBreak="0">
    <w:nsid w:val="089E3E08"/>
    <w:multiLevelType w:val="hybridMultilevel"/>
    <w:tmpl w:val="D660A6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A5C17E9"/>
    <w:multiLevelType w:val="hybridMultilevel"/>
    <w:tmpl w:val="9446B7E4"/>
    <w:lvl w:ilvl="0" w:tplc="F98C1712">
      <w:start w:val="20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84EB8"/>
    <w:multiLevelType w:val="hybridMultilevel"/>
    <w:tmpl w:val="63423ACA"/>
    <w:lvl w:ilvl="0" w:tplc="9A960B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F12B6"/>
    <w:multiLevelType w:val="hybridMultilevel"/>
    <w:tmpl w:val="4BB6F1AC"/>
    <w:lvl w:ilvl="0" w:tplc="10F6F4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266B9"/>
    <w:multiLevelType w:val="hybridMultilevel"/>
    <w:tmpl w:val="77D2538A"/>
    <w:lvl w:ilvl="0" w:tplc="3B42C726">
      <w:start w:val="1"/>
      <w:numFmt w:val="bullet"/>
      <w:pStyle w:val="PDD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2B55278B"/>
    <w:multiLevelType w:val="hybridMultilevel"/>
    <w:tmpl w:val="1D7ED01A"/>
    <w:lvl w:ilvl="0" w:tplc="B456BB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C3046B"/>
    <w:multiLevelType w:val="hybridMultilevel"/>
    <w:tmpl w:val="44C6C5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196D97"/>
    <w:multiLevelType w:val="hybridMultilevel"/>
    <w:tmpl w:val="27B6C8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FF565D0"/>
    <w:multiLevelType w:val="hybridMultilevel"/>
    <w:tmpl w:val="D1AC41B0"/>
    <w:lvl w:ilvl="0" w:tplc="4B8C96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52902"/>
    <w:multiLevelType w:val="hybridMultilevel"/>
    <w:tmpl w:val="C6A684B8"/>
    <w:lvl w:ilvl="0" w:tplc="8AC063FA">
      <w:start w:val="20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822BDF"/>
    <w:multiLevelType w:val="hybridMultilevel"/>
    <w:tmpl w:val="3D88F60A"/>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23574BE"/>
    <w:multiLevelType w:val="hybridMultilevel"/>
    <w:tmpl w:val="CEC86BC4"/>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8503ECE"/>
    <w:multiLevelType w:val="hybridMultilevel"/>
    <w:tmpl w:val="D8A26F78"/>
    <w:lvl w:ilvl="0" w:tplc="B2BC46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A67FFC"/>
    <w:multiLevelType w:val="multilevel"/>
    <w:tmpl w:val="59FE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430320"/>
    <w:multiLevelType w:val="hybridMultilevel"/>
    <w:tmpl w:val="1C1A7C3C"/>
    <w:lvl w:ilvl="0" w:tplc="6158C56A">
      <w:start w:val="20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C852D2"/>
    <w:multiLevelType w:val="hybridMultilevel"/>
    <w:tmpl w:val="FA6E0D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73518744">
    <w:abstractNumId w:val="8"/>
  </w:num>
  <w:num w:numId="2" w16cid:durableId="654992062">
    <w:abstractNumId w:val="0"/>
  </w:num>
  <w:num w:numId="3" w16cid:durableId="1633747850">
    <w:abstractNumId w:val="13"/>
  </w:num>
  <w:num w:numId="4" w16cid:durableId="877425476">
    <w:abstractNumId w:val="6"/>
  </w:num>
  <w:num w:numId="5" w16cid:durableId="178666515">
    <w:abstractNumId w:val="12"/>
  </w:num>
  <w:num w:numId="6" w16cid:durableId="432215380">
    <w:abstractNumId w:val="1"/>
  </w:num>
  <w:num w:numId="7" w16cid:durableId="654257527">
    <w:abstractNumId w:val="2"/>
  </w:num>
  <w:num w:numId="8" w16cid:durableId="290138748">
    <w:abstractNumId w:val="9"/>
  </w:num>
  <w:num w:numId="9" w16cid:durableId="879627647">
    <w:abstractNumId w:val="17"/>
  </w:num>
  <w:num w:numId="10" w16cid:durableId="120006130">
    <w:abstractNumId w:val="3"/>
  </w:num>
  <w:num w:numId="11" w16cid:durableId="358090767">
    <w:abstractNumId w:val="11"/>
  </w:num>
  <w:num w:numId="12" w16cid:durableId="2143770170">
    <w:abstractNumId w:val="16"/>
  </w:num>
  <w:num w:numId="13" w16cid:durableId="1991131731">
    <w:abstractNumId w:val="10"/>
  </w:num>
  <w:num w:numId="14" w16cid:durableId="671878299">
    <w:abstractNumId w:val="7"/>
  </w:num>
  <w:num w:numId="15" w16cid:durableId="1708216293">
    <w:abstractNumId w:val="14"/>
  </w:num>
  <w:num w:numId="16" w16cid:durableId="11108153">
    <w:abstractNumId w:val="5"/>
  </w:num>
  <w:num w:numId="17" w16cid:durableId="1887596039">
    <w:abstractNumId w:val="4"/>
  </w:num>
  <w:num w:numId="18" w16cid:durableId="51565340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lbrink, JL (Jacklyn)">
    <w15:presenceInfo w15:providerId="AD" w15:userId="S::Jacklyn.Wilbrink@rabobank.com::e1a9bee1-40b7-4b2f-a69a-8270741944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a0NDI1tDAyNDcztLRU0lEKTi0uzszPAykwrAUACArDgSwAAAA="/>
  </w:docVars>
  <w:rsids>
    <w:rsidRoot w:val="00AD7473"/>
    <w:rsid w:val="000041A0"/>
    <w:rsid w:val="000201C2"/>
    <w:rsid w:val="0003178C"/>
    <w:rsid w:val="00032C2A"/>
    <w:rsid w:val="00037FAF"/>
    <w:rsid w:val="0004445E"/>
    <w:rsid w:val="00047C62"/>
    <w:rsid w:val="00050899"/>
    <w:rsid w:val="00052649"/>
    <w:rsid w:val="00061A1B"/>
    <w:rsid w:val="00072BB4"/>
    <w:rsid w:val="00074776"/>
    <w:rsid w:val="000800FE"/>
    <w:rsid w:val="00084614"/>
    <w:rsid w:val="00087682"/>
    <w:rsid w:val="00090B0D"/>
    <w:rsid w:val="00091172"/>
    <w:rsid w:val="00097828"/>
    <w:rsid w:val="000A041B"/>
    <w:rsid w:val="000B3832"/>
    <w:rsid w:val="000C215A"/>
    <w:rsid w:val="000C5B46"/>
    <w:rsid w:val="000C6D12"/>
    <w:rsid w:val="000C7365"/>
    <w:rsid w:val="000D1BD4"/>
    <w:rsid w:val="000D3108"/>
    <w:rsid w:val="000D3265"/>
    <w:rsid w:val="000D3494"/>
    <w:rsid w:val="000E4E7D"/>
    <w:rsid w:val="000E5583"/>
    <w:rsid w:val="000F3D1E"/>
    <w:rsid w:val="000F653D"/>
    <w:rsid w:val="000F7044"/>
    <w:rsid w:val="00102597"/>
    <w:rsid w:val="001055F7"/>
    <w:rsid w:val="00110632"/>
    <w:rsid w:val="00112887"/>
    <w:rsid w:val="001135BC"/>
    <w:rsid w:val="00114C84"/>
    <w:rsid w:val="00121220"/>
    <w:rsid w:val="00121A3E"/>
    <w:rsid w:val="00121A43"/>
    <w:rsid w:val="001238CE"/>
    <w:rsid w:val="00134B5B"/>
    <w:rsid w:val="00135FC2"/>
    <w:rsid w:val="00141EC7"/>
    <w:rsid w:val="00147B77"/>
    <w:rsid w:val="00147C43"/>
    <w:rsid w:val="00154067"/>
    <w:rsid w:val="00160E5E"/>
    <w:rsid w:val="00164788"/>
    <w:rsid w:val="00181CD9"/>
    <w:rsid w:val="00182F26"/>
    <w:rsid w:val="00184C89"/>
    <w:rsid w:val="00190B34"/>
    <w:rsid w:val="00192201"/>
    <w:rsid w:val="001A4C62"/>
    <w:rsid w:val="001A6D72"/>
    <w:rsid w:val="001B5270"/>
    <w:rsid w:val="001B69FA"/>
    <w:rsid w:val="001C33B3"/>
    <w:rsid w:val="001C509E"/>
    <w:rsid w:val="001D363F"/>
    <w:rsid w:val="001E2673"/>
    <w:rsid w:val="001E3939"/>
    <w:rsid w:val="001E78EE"/>
    <w:rsid w:val="001F00C2"/>
    <w:rsid w:val="001F1555"/>
    <w:rsid w:val="001F174A"/>
    <w:rsid w:val="001F2B9A"/>
    <w:rsid w:val="001F34D3"/>
    <w:rsid w:val="00204CCD"/>
    <w:rsid w:val="00213F8E"/>
    <w:rsid w:val="00215B51"/>
    <w:rsid w:val="00217219"/>
    <w:rsid w:val="0023246B"/>
    <w:rsid w:val="002343E1"/>
    <w:rsid w:val="00234DF0"/>
    <w:rsid w:val="00236B2B"/>
    <w:rsid w:val="0024331D"/>
    <w:rsid w:val="00254DB0"/>
    <w:rsid w:val="00281B64"/>
    <w:rsid w:val="002857F8"/>
    <w:rsid w:val="00291B1A"/>
    <w:rsid w:val="00294899"/>
    <w:rsid w:val="002A6536"/>
    <w:rsid w:val="002B2019"/>
    <w:rsid w:val="002B3884"/>
    <w:rsid w:val="002E0794"/>
    <w:rsid w:val="002E118D"/>
    <w:rsid w:val="002E6D2B"/>
    <w:rsid w:val="002E6DBB"/>
    <w:rsid w:val="002F6242"/>
    <w:rsid w:val="002F6CFD"/>
    <w:rsid w:val="0030764A"/>
    <w:rsid w:val="00307B5E"/>
    <w:rsid w:val="00325293"/>
    <w:rsid w:val="003271F4"/>
    <w:rsid w:val="003344A1"/>
    <w:rsid w:val="003345FC"/>
    <w:rsid w:val="00341C0F"/>
    <w:rsid w:val="00346FB1"/>
    <w:rsid w:val="0035201B"/>
    <w:rsid w:val="00355416"/>
    <w:rsid w:val="00357C89"/>
    <w:rsid w:val="00362D70"/>
    <w:rsid w:val="0036340B"/>
    <w:rsid w:val="00373C35"/>
    <w:rsid w:val="00380E82"/>
    <w:rsid w:val="00381812"/>
    <w:rsid w:val="0038777E"/>
    <w:rsid w:val="00387A37"/>
    <w:rsid w:val="0039096F"/>
    <w:rsid w:val="00390A25"/>
    <w:rsid w:val="00390EC8"/>
    <w:rsid w:val="0039380A"/>
    <w:rsid w:val="003A13D8"/>
    <w:rsid w:val="003A7F54"/>
    <w:rsid w:val="003B07C7"/>
    <w:rsid w:val="003C4675"/>
    <w:rsid w:val="003C5571"/>
    <w:rsid w:val="003C5C0F"/>
    <w:rsid w:val="003C6635"/>
    <w:rsid w:val="003C6B4E"/>
    <w:rsid w:val="003D0339"/>
    <w:rsid w:val="003D18D5"/>
    <w:rsid w:val="003E0C5F"/>
    <w:rsid w:val="003E3AE4"/>
    <w:rsid w:val="003F19E8"/>
    <w:rsid w:val="00403D94"/>
    <w:rsid w:val="00411B62"/>
    <w:rsid w:val="004159FB"/>
    <w:rsid w:val="0042508F"/>
    <w:rsid w:val="00425323"/>
    <w:rsid w:val="00426C8F"/>
    <w:rsid w:val="00427204"/>
    <w:rsid w:val="004340AA"/>
    <w:rsid w:val="0044145B"/>
    <w:rsid w:val="00452B3B"/>
    <w:rsid w:val="00460537"/>
    <w:rsid w:val="0046218D"/>
    <w:rsid w:val="004628BC"/>
    <w:rsid w:val="0046691C"/>
    <w:rsid w:val="004741F8"/>
    <w:rsid w:val="004852A8"/>
    <w:rsid w:val="00496AF8"/>
    <w:rsid w:val="004A0980"/>
    <w:rsid w:val="004A155A"/>
    <w:rsid w:val="004A357D"/>
    <w:rsid w:val="004A3FE8"/>
    <w:rsid w:val="004A450C"/>
    <w:rsid w:val="004A46BB"/>
    <w:rsid w:val="004B275D"/>
    <w:rsid w:val="004C484A"/>
    <w:rsid w:val="004D2969"/>
    <w:rsid w:val="004D3181"/>
    <w:rsid w:val="004E40CA"/>
    <w:rsid w:val="004F19F7"/>
    <w:rsid w:val="00502373"/>
    <w:rsid w:val="00504F7B"/>
    <w:rsid w:val="005118D1"/>
    <w:rsid w:val="00512AE8"/>
    <w:rsid w:val="00516548"/>
    <w:rsid w:val="00527367"/>
    <w:rsid w:val="00533E40"/>
    <w:rsid w:val="0053757C"/>
    <w:rsid w:val="00537A9A"/>
    <w:rsid w:val="005507A4"/>
    <w:rsid w:val="005569B3"/>
    <w:rsid w:val="00566A12"/>
    <w:rsid w:val="00571603"/>
    <w:rsid w:val="005818BC"/>
    <w:rsid w:val="005919C1"/>
    <w:rsid w:val="00593989"/>
    <w:rsid w:val="00596C08"/>
    <w:rsid w:val="005975D2"/>
    <w:rsid w:val="00597A68"/>
    <w:rsid w:val="005A54C7"/>
    <w:rsid w:val="005A7D70"/>
    <w:rsid w:val="005B01F2"/>
    <w:rsid w:val="005C0960"/>
    <w:rsid w:val="005C22A0"/>
    <w:rsid w:val="005C4049"/>
    <w:rsid w:val="005C4A61"/>
    <w:rsid w:val="005D163B"/>
    <w:rsid w:val="005D47B0"/>
    <w:rsid w:val="005D51AE"/>
    <w:rsid w:val="005E2CDE"/>
    <w:rsid w:val="005F0350"/>
    <w:rsid w:val="005F4E39"/>
    <w:rsid w:val="005F50B1"/>
    <w:rsid w:val="00605F65"/>
    <w:rsid w:val="006063B5"/>
    <w:rsid w:val="006125E9"/>
    <w:rsid w:val="0063216C"/>
    <w:rsid w:val="006366F8"/>
    <w:rsid w:val="00643926"/>
    <w:rsid w:val="006472C8"/>
    <w:rsid w:val="0065394E"/>
    <w:rsid w:val="00654F90"/>
    <w:rsid w:val="0065759C"/>
    <w:rsid w:val="00671592"/>
    <w:rsid w:val="006757B6"/>
    <w:rsid w:val="0068095C"/>
    <w:rsid w:val="006831A9"/>
    <w:rsid w:val="0068564B"/>
    <w:rsid w:val="006868D2"/>
    <w:rsid w:val="00687C20"/>
    <w:rsid w:val="00690242"/>
    <w:rsid w:val="00692DD6"/>
    <w:rsid w:val="00693FF3"/>
    <w:rsid w:val="006944F8"/>
    <w:rsid w:val="006A1AC1"/>
    <w:rsid w:val="006A362E"/>
    <w:rsid w:val="006A3DFB"/>
    <w:rsid w:val="006A66CA"/>
    <w:rsid w:val="006B510B"/>
    <w:rsid w:val="006E03C7"/>
    <w:rsid w:val="006E09CB"/>
    <w:rsid w:val="006E62C4"/>
    <w:rsid w:val="006E78A8"/>
    <w:rsid w:val="00703D2B"/>
    <w:rsid w:val="0070441A"/>
    <w:rsid w:val="00706024"/>
    <w:rsid w:val="00706A6B"/>
    <w:rsid w:val="00707A8F"/>
    <w:rsid w:val="00711171"/>
    <w:rsid w:val="00712773"/>
    <w:rsid w:val="00721D88"/>
    <w:rsid w:val="00724990"/>
    <w:rsid w:val="007260A2"/>
    <w:rsid w:val="00727904"/>
    <w:rsid w:val="007301F1"/>
    <w:rsid w:val="00730330"/>
    <w:rsid w:val="007303D3"/>
    <w:rsid w:val="00734522"/>
    <w:rsid w:val="00740BBE"/>
    <w:rsid w:val="0074131F"/>
    <w:rsid w:val="007414F3"/>
    <w:rsid w:val="00742585"/>
    <w:rsid w:val="00755A9B"/>
    <w:rsid w:val="00763A89"/>
    <w:rsid w:val="0077732F"/>
    <w:rsid w:val="00787F28"/>
    <w:rsid w:val="00797138"/>
    <w:rsid w:val="007976F5"/>
    <w:rsid w:val="007A3918"/>
    <w:rsid w:val="007B32FB"/>
    <w:rsid w:val="007B7E1C"/>
    <w:rsid w:val="007C0EC2"/>
    <w:rsid w:val="007C6FB2"/>
    <w:rsid w:val="007C7616"/>
    <w:rsid w:val="007C7AEE"/>
    <w:rsid w:val="007D2A57"/>
    <w:rsid w:val="007D6EBF"/>
    <w:rsid w:val="007E192D"/>
    <w:rsid w:val="007E24BA"/>
    <w:rsid w:val="007E737A"/>
    <w:rsid w:val="007F2BBF"/>
    <w:rsid w:val="007F2C10"/>
    <w:rsid w:val="007F59E9"/>
    <w:rsid w:val="00807F8C"/>
    <w:rsid w:val="008103A3"/>
    <w:rsid w:val="0081063D"/>
    <w:rsid w:val="008150B3"/>
    <w:rsid w:val="008156DF"/>
    <w:rsid w:val="00817098"/>
    <w:rsid w:val="0082027A"/>
    <w:rsid w:val="008204A9"/>
    <w:rsid w:val="008208A5"/>
    <w:rsid w:val="00825302"/>
    <w:rsid w:val="00831167"/>
    <w:rsid w:val="008366F9"/>
    <w:rsid w:val="00840CAE"/>
    <w:rsid w:val="008425A8"/>
    <w:rsid w:val="00850393"/>
    <w:rsid w:val="00851D31"/>
    <w:rsid w:val="0085372B"/>
    <w:rsid w:val="00857907"/>
    <w:rsid w:val="008601C0"/>
    <w:rsid w:val="00862949"/>
    <w:rsid w:val="00863169"/>
    <w:rsid w:val="00870AFF"/>
    <w:rsid w:val="00872535"/>
    <w:rsid w:val="00876590"/>
    <w:rsid w:val="00881E97"/>
    <w:rsid w:val="00885DFB"/>
    <w:rsid w:val="00892F21"/>
    <w:rsid w:val="00896051"/>
    <w:rsid w:val="008A088C"/>
    <w:rsid w:val="008A1137"/>
    <w:rsid w:val="008A2D86"/>
    <w:rsid w:val="008B02D8"/>
    <w:rsid w:val="008B07ED"/>
    <w:rsid w:val="008B5219"/>
    <w:rsid w:val="008C20EF"/>
    <w:rsid w:val="008C5F1E"/>
    <w:rsid w:val="008C6A52"/>
    <w:rsid w:val="008D4AC5"/>
    <w:rsid w:val="008D5856"/>
    <w:rsid w:val="008E1B5F"/>
    <w:rsid w:val="008E3E68"/>
    <w:rsid w:val="00907789"/>
    <w:rsid w:val="00913938"/>
    <w:rsid w:val="009301AC"/>
    <w:rsid w:val="0093758E"/>
    <w:rsid w:val="009375AB"/>
    <w:rsid w:val="00944332"/>
    <w:rsid w:val="00946E41"/>
    <w:rsid w:val="00946FFF"/>
    <w:rsid w:val="00957643"/>
    <w:rsid w:val="00960AAF"/>
    <w:rsid w:val="009641BF"/>
    <w:rsid w:val="00964481"/>
    <w:rsid w:val="009703AB"/>
    <w:rsid w:val="009734DD"/>
    <w:rsid w:val="009751E5"/>
    <w:rsid w:val="009834E9"/>
    <w:rsid w:val="009873AB"/>
    <w:rsid w:val="009878E5"/>
    <w:rsid w:val="00990F44"/>
    <w:rsid w:val="0099543F"/>
    <w:rsid w:val="00996B73"/>
    <w:rsid w:val="00997DD2"/>
    <w:rsid w:val="009A014D"/>
    <w:rsid w:val="009B56FE"/>
    <w:rsid w:val="009B6029"/>
    <w:rsid w:val="009C15CE"/>
    <w:rsid w:val="009C1DC5"/>
    <w:rsid w:val="009C3F44"/>
    <w:rsid w:val="009C4267"/>
    <w:rsid w:val="009C45C6"/>
    <w:rsid w:val="009C470B"/>
    <w:rsid w:val="009D027B"/>
    <w:rsid w:val="009D4AD8"/>
    <w:rsid w:val="009E6836"/>
    <w:rsid w:val="009E75E1"/>
    <w:rsid w:val="009F119A"/>
    <w:rsid w:val="009F2F40"/>
    <w:rsid w:val="009F3D72"/>
    <w:rsid w:val="009F3D9D"/>
    <w:rsid w:val="009F6F5A"/>
    <w:rsid w:val="00A01203"/>
    <w:rsid w:val="00A036FF"/>
    <w:rsid w:val="00A0405C"/>
    <w:rsid w:val="00A12401"/>
    <w:rsid w:val="00A20C50"/>
    <w:rsid w:val="00A24D4B"/>
    <w:rsid w:val="00A33511"/>
    <w:rsid w:val="00A40EA8"/>
    <w:rsid w:val="00A42E02"/>
    <w:rsid w:val="00A438FD"/>
    <w:rsid w:val="00A514BC"/>
    <w:rsid w:val="00A5520C"/>
    <w:rsid w:val="00A628F1"/>
    <w:rsid w:val="00A650F8"/>
    <w:rsid w:val="00A718F3"/>
    <w:rsid w:val="00A83BB9"/>
    <w:rsid w:val="00A853C7"/>
    <w:rsid w:val="00A86117"/>
    <w:rsid w:val="00A90549"/>
    <w:rsid w:val="00A95B53"/>
    <w:rsid w:val="00AA2CDA"/>
    <w:rsid w:val="00AA333A"/>
    <w:rsid w:val="00AA3A33"/>
    <w:rsid w:val="00AA4941"/>
    <w:rsid w:val="00AB5A3E"/>
    <w:rsid w:val="00AB5D28"/>
    <w:rsid w:val="00AC1D18"/>
    <w:rsid w:val="00AC319E"/>
    <w:rsid w:val="00AC4CD8"/>
    <w:rsid w:val="00AD16B3"/>
    <w:rsid w:val="00AD7473"/>
    <w:rsid w:val="00AE1620"/>
    <w:rsid w:val="00AE3B6C"/>
    <w:rsid w:val="00AF59C0"/>
    <w:rsid w:val="00B02255"/>
    <w:rsid w:val="00B04431"/>
    <w:rsid w:val="00B04EC6"/>
    <w:rsid w:val="00B20454"/>
    <w:rsid w:val="00B22805"/>
    <w:rsid w:val="00B35C45"/>
    <w:rsid w:val="00B37134"/>
    <w:rsid w:val="00B4164A"/>
    <w:rsid w:val="00B5296D"/>
    <w:rsid w:val="00B546DE"/>
    <w:rsid w:val="00B56006"/>
    <w:rsid w:val="00B56442"/>
    <w:rsid w:val="00B649C8"/>
    <w:rsid w:val="00B67572"/>
    <w:rsid w:val="00B71002"/>
    <w:rsid w:val="00B76AC1"/>
    <w:rsid w:val="00B81DFD"/>
    <w:rsid w:val="00B82E72"/>
    <w:rsid w:val="00B82FD9"/>
    <w:rsid w:val="00B92B8A"/>
    <w:rsid w:val="00B93999"/>
    <w:rsid w:val="00B94788"/>
    <w:rsid w:val="00B96F9E"/>
    <w:rsid w:val="00BA3645"/>
    <w:rsid w:val="00BA5654"/>
    <w:rsid w:val="00BA6687"/>
    <w:rsid w:val="00BA685C"/>
    <w:rsid w:val="00BA7CE5"/>
    <w:rsid w:val="00BB73B2"/>
    <w:rsid w:val="00BB75FE"/>
    <w:rsid w:val="00BC0EEB"/>
    <w:rsid w:val="00BC2CE0"/>
    <w:rsid w:val="00BD1CA4"/>
    <w:rsid w:val="00BD559C"/>
    <w:rsid w:val="00BD5DDC"/>
    <w:rsid w:val="00BD61F2"/>
    <w:rsid w:val="00BE0200"/>
    <w:rsid w:val="00BE1C5D"/>
    <w:rsid w:val="00BE2E80"/>
    <w:rsid w:val="00BE7089"/>
    <w:rsid w:val="00BF4054"/>
    <w:rsid w:val="00BF7A36"/>
    <w:rsid w:val="00C004B7"/>
    <w:rsid w:val="00C038F0"/>
    <w:rsid w:val="00C1268C"/>
    <w:rsid w:val="00C178FB"/>
    <w:rsid w:val="00C217C6"/>
    <w:rsid w:val="00C21AEB"/>
    <w:rsid w:val="00C31A19"/>
    <w:rsid w:val="00C350D3"/>
    <w:rsid w:val="00C374C5"/>
    <w:rsid w:val="00C41AB8"/>
    <w:rsid w:val="00C42993"/>
    <w:rsid w:val="00C46781"/>
    <w:rsid w:val="00C50182"/>
    <w:rsid w:val="00C506C0"/>
    <w:rsid w:val="00C523A5"/>
    <w:rsid w:val="00C53479"/>
    <w:rsid w:val="00C53777"/>
    <w:rsid w:val="00C65B18"/>
    <w:rsid w:val="00C70337"/>
    <w:rsid w:val="00C74DA2"/>
    <w:rsid w:val="00C81C46"/>
    <w:rsid w:val="00C84AA2"/>
    <w:rsid w:val="00C86F84"/>
    <w:rsid w:val="00CA008D"/>
    <w:rsid w:val="00CA0C16"/>
    <w:rsid w:val="00CA5F26"/>
    <w:rsid w:val="00CA670E"/>
    <w:rsid w:val="00CB3C54"/>
    <w:rsid w:val="00CB7E97"/>
    <w:rsid w:val="00CC4898"/>
    <w:rsid w:val="00CE27F8"/>
    <w:rsid w:val="00CE35AE"/>
    <w:rsid w:val="00CE3B4E"/>
    <w:rsid w:val="00CF1D89"/>
    <w:rsid w:val="00CF2164"/>
    <w:rsid w:val="00CF67D1"/>
    <w:rsid w:val="00CF6E3C"/>
    <w:rsid w:val="00D061C1"/>
    <w:rsid w:val="00D110E5"/>
    <w:rsid w:val="00D11D5C"/>
    <w:rsid w:val="00D127BA"/>
    <w:rsid w:val="00D148B8"/>
    <w:rsid w:val="00D21DF7"/>
    <w:rsid w:val="00D25374"/>
    <w:rsid w:val="00D26A26"/>
    <w:rsid w:val="00D31E08"/>
    <w:rsid w:val="00D406D8"/>
    <w:rsid w:val="00D445EC"/>
    <w:rsid w:val="00D44BEE"/>
    <w:rsid w:val="00D574BC"/>
    <w:rsid w:val="00D61A42"/>
    <w:rsid w:val="00D65596"/>
    <w:rsid w:val="00D7053D"/>
    <w:rsid w:val="00D759A1"/>
    <w:rsid w:val="00D817DE"/>
    <w:rsid w:val="00D82C2C"/>
    <w:rsid w:val="00D91679"/>
    <w:rsid w:val="00D92CE4"/>
    <w:rsid w:val="00DA25CC"/>
    <w:rsid w:val="00DB6162"/>
    <w:rsid w:val="00DC1E38"/>
    <w:rsid w:val="00DC7314"/>
    <w:rsid w:val="00DC7A8E"/>
    <w:rsid w:val="00DD3958"/>
    <w:rsid w:val="00DD4182"/>
    <w:rsid w:val="00DD64A2"/>
    <w:rsid w:val="00DD7E66"/>
    <w:rsid w:val="00DE26BB"/>
    <w:rsid w:val="00DE3B34"/>
    <w:rsid w:val="00DF1A8E"/>
    <w:rsid w:val="00DF68EA"/>
    <w:rsid w:val="00E102E3"/>
    <w:rsid w:val="00E10613"/>
    <w:rsid w:val="00E108EF"/>
    <w:rsid w:val="00E1458E"/>
    <w:rsid w:val="00E14BCF"/>
    <w:rsid w:val="00E208D8"/>
    <w:rsid w:val="00E2337E"/>
    <w:rsid w:val="00E252E4"/>
    <w:rsid w:val="00E25621"/>
    <w:rsid w:val="00E34F6F"/>
    <w:rsid w:val="00E36661"/>
    <w:rsid w:val="00E36F6E"/>
    <w:rsid w:val="00E419B2"/>
    <w:rsid w:val="00E54F4E"/>
    <w:rsid w:val="00E57541"/>
    <w:rsid w:val="00E577B1"/>
    <w:rsid w:val="00E60E46"/>
    <w:rsid w:val="00E71AC8"/>
    <w:rsid w:val="00E72E4A"/>
    <w:rsid w:val="00E77848"/>
    <w:rsid w:val="00E95887"/>
    <w:rsid w:val="00E96757"/>
    <w:rsid w:val="00E97A8B"/>
    <w:rsid w:val="00EA09FB"/>
    <w:rsid w:val="00EA11A2"/>
    <w:rsid w:val="00EA31AC"/>
    <w:rsid w:val="00EA7241"/>
    <w:rsid w:val="00EA74E3"/>
    <w:rsid w:val="00EB4FB8"/>
    <w:rsid w:val="00EC4A71"/>
    <w:rsid w:val="00EC4C06"/>
    <w:rsid w:val="00EC7C4A"/>
    <w:rsid w:val="00EF0BEF"/>
    <w:rsid w:val="00EF6DA3"/>
    <w:rsid w:val="00F00495"/>
    <w:rsid w:val="00F01A1E"/>
    <w:rsid w:val="00F054B8"/>
    <w:rsid w:val="00F077B0"/>
    <w:rsid w:val="00F133CE"/>
    <w:rsid w:val="00F14317"/>
    <w:rsid w:val="00F15AF1"/>
    <w:rsid w:val="00F2202C"/>
    <w:rsid w:val="00F25382"/>
    <w:rsid w:val="00F25782"/>
    <w:rsid w:val="00F26C86"/>
    <w:rsid w:val="00F318AE"/>
    <w:rsid w:val="00F34C87"/>
    <w:rsid w:val="00F407B2"/>
    <w:rsid w:val="00F4640C"/>
    <w:rsid w:val="00F50364"/>
    <w:rsid w:val="00F507F7"/>
    <w:rsid w:val="00F50A16"/>
    <w:rsid w:val="00F54524"/>
    <w:rsid w:val="00F56A23"/>
    <w:rsid w:val="00F57E1E"/>
    <w:rsid w:val="00F6046E"/>
    <w:rsid w:val="00F618AA"/>
    <w:rsid w:val="00F701AC"/>
    <w:rsid w:val="00F811A9"/>
    <w:rsid w:val="00F86299"/>
    <w:rsid w:val="00F90BAC"/>
    <w:rsid w:val="00FA1840"/>
    <w:rsid w:val="00FB16A8"/>
    <w:rsid w:val="00FB60BE"/>
    <w:rsid w:val="00FC0703"/>
    <w:rsid w:val="00FC58C1"/>
    <w:rsid w:val="00FE2D77"/>
    <w:rsid w:val="00FE6AC6"/>
    <w:rsid w:val="00FE755D"/>
    <w:rsid w:val="00FF731F"/>
    <w:rsid w:val="0C84331C"/>
    <w:rsid w:val="0D5181DB"/>
    <w:rsid w:val="0E6C4809"/>
    <w:rsid w:val="12D4EDF2"/>
    <w:rsid w:val="14021A5A"/>
    <w:rsid w:val="1624F7E7"/>
    <w:rsid w:val="18EE1C8F"/>
    <w:rsid w:val="1D3DD0CD"/>
    <w:rsid w:val="1EDA7EFD"/>
    <w:rsid w:val="22760FBF"/>
    <w:rsid w:val="289E7BC6"/>
    <w:rsid w:val="28B31361"/>
    <w:rsid w:val="28E265D8"/>
    <w:rsid w:val="2911B843"/>
    <w:rsid w:val="2B92DBC0"/>
    <w:rsid w:val="2CBCD398"/>
    <w:rsid w:val="2D71ECE9"/>
    <w:rsid w:val="2DEF4057"/>
    <w:rsid w:val="31003C31"/>
    <w:rsid w:val="31F97224"/>
    <w:rsid w:val="3263412E"/>
    <w:rsid w:val="3F779AE2"/>
    <w:rsid w:val="43143222"/>
    <w:rsid w:val="4331D640"/>
    <w:rsid w:val="471DB822"/>
    <w:rsid w:val="488D993E"/>
    <w:rsid w:val="4C30654E"/>
    <w:rsid w:val="4C7DB288"/>
    <w:rsid w:val="4D01E67A"/>
    <w:rsid w:val="5129FA14"/>
    <w:rsid w:val="51A2F9CA"/>
    <w:rsid w:val="541A1E4C"/>
    <w:rsid w:val="590A6298"/>
    <w:rsid w:val="59C36F40"/>
    <w:rsid w:val="6113C492"/>
    <w:rsid w:val="635C42C2"/>
    <w:rsid w:val="63CE58B2"/>
    <w:rsid w:val="6BE16F05"/>
    <w:rsid w:val="71674E63"/>
    <w:rsid w:val="73CC2AD5"/>
    <w:rsid w:val="74ABC544"/>
    <w:rsid w:val="74D05CDA"/>
    <w:rsid w:val="75D0FB6A"/>
    <w:rsid w:val="75F6E047"/>
    <w:rsid w:val="7680BB97"/>
    <w:rsid w:val="7DE26B5A"/>
    <w:rsid w:val="7F419F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1F55"/>
  <w15:chartTrackingRefBased/>
  <w15:docId w15:val="{7CD443A3-EDCF-465B-B1D1-D49C9F66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4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67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D7473"/>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C73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365"/>
    <w:rPr>
      <w:rFonts w:ascii="Segoe UI" w:hAnsi="Segoe UI" w:cs="Segoe UI"/>
      <w:sz w:val="18"/>
      <w:szCs w:val="18"/>
    </w:rPr>
  </w:style>
  <w:style w:type="table" w:styleId="TableGrid">
    <w:name w:val="Table Grid"/>
    <w:basedOn w:val="TableNormal"/>
    <w:uiPriority w:val="39"/>
    <w:rsid w:val="000C7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F67D1"/>
    <w:rPr>
      <w:rFonts w:asciiTheme="majorHAnsi" w:eastAsiaTheme="majorEastAsia" w:hAnsiTheme="majorHAnsi" w:cstheme="majorBidi"/>
      <w:color w:val="2E74B5" w:themeColor="accent1" w:themeShade="BF"/>
      <w:sz w:val="26"/>
      <w:szCs w:val="26"/>
    </w:rPr>
  </w:style>
  <w:style w:type="paragraph" w:styleId="CommentSubject">
    <w:name w:val="annotation subject"/>
    <w:basedOn w:val="CommentText"/>
    <w:next w:val="CommentText"/>
    <w:link w:val="CommentSubjectChar"/>
    <w:uiPriority w:val="99"/>
    <w:semiHidden/>
    <w:unhideWhenUsed/>
    <w:rsid w:val="00C53777"/>
    <w:rPr>
      <w:b/>
      <w:bCs/>
    </w:rPr>
  </w:style>
  <w:style w:type="character" w:customStyle="1" w:styleId="CommentSubjectChar">
    <w:name w:val="Comment Subject Char"/>
    <w:basedOn w:val="CommentTextChar"/>
    <w:link w:val="CommentSubject"/>
    <w:uiPriority w:val="99"/>
    <w:semiHidden/>
    <w:rsid w:val="00C53777"/>
    <w:rPr>
      <w:b/>
      <w:bCs/>
      <w:sz w:val="20"/>
      <w:szCs w:val="20"/>
    </w:rPr>
  </w:style>
  <w:style w:type="paragraph" w:styleId="Header">
    <w:name w:val="header"/>
    <w:basedOn w:val="Normal"/>
    <w:link w:val="HeaderChar"/>
    <w:uiPriority w:val="99"/>
    <w:unhideWhenUsed/>
    <w:rsid w:val="00C53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777"/>
  </w:style>
  <w:style w:type="paragraph" w:styleId="Footer">
    <w:name w:val="footer"/>
    <w:basedOn w:val="Normal"/>
    <w:link w:val="FooterChar"/>
    <w:uiPriority w:val="99"/>
    <w:unhideWhenUsed/>
    <w:rsid w:val="00C53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777"/>
  </w:style>
  <w:style w:type="table" w:styleId="ListTable3-Accent5">
    <w:name w:val="List Table 3 Accent 5"/>
    <w:basedOn w:val="TableNormal"/>
    <w:uiPriority w:val="48"/>
    <w:rsid w:val="007C7AEE"/>
    <w:pPr>
      <w:spacing w:after="0" w:line="240" w:lineRule="auto"/>
    </w:pPr>
    <w:rPr>
      <w:lang w:val="nl-NL"/>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PDDbullet">
    <w:name w:val="PDD bullet"/>
    <w:basedOn w:val="ListParagraph"/>
    <w:link w:val="PDDbulletChar"/>
    <w:qFormat/>
    <w:rsid w:val="00425323"/>
    <w:pPr>
      <w:widowControl w:val="0"/>
      <w:numPr>
        <w:numId w:val="4"/>
      </w:numPr>
      <w:suppressAutoHyphens/>
      <w:spacing w:after="0" w:line="240" w:lineRule="auto"/>
      <w:contextualSpacing w:val="0"/>
    </w:pPr>
    <w:rPr>
      <w:rFonts w:ascii="Franklin Gothic Book" w:eastAsia="Times New Roman" w:hAnsi="Franklin Gothic Book" w:cs="Calibri"/>
      <w:kern w:val="22"/>
      <w:sz w:val="23"/>
      <w:szCs w:val="20"/>
      <w:lang w:val="en-US"/>
    </w:rPr>
  </w:style>
  <w:style w:type="character" w:customStyle="1" w:styleId="PDDbulletChar">
    <w:name w:val="PDD bullet Char"/>
    <w:basedOn w:val="DefaultParagraphFont"/>
    <w:link w:val="PDDbullet"/>
    <w:rsid w:val="00425323"/>
    <w:rPr>
      <w:rFonts w:ascii="Franklin Gothic Book" w:eastAsia="Times New Roman" w:hAnsi="Franklin Gothic Book" w:cs="Calibri"/>
      <w:kern w:val="22"/>
      <w:sz w:val="23"/>
      <w:szCs w:val="20"/>
      <w:lang w:val="en-US"/>
    </w:rPr>
  </w:style>
  <w:style w:type="character" w:customStyle="1" w:styleId="ListParagraphChar">
    <w:name w:val="List Paragraph Char"/>
    <w:basedOn w:val="DefaultParagraphFont"/>
    <w:link w:val="ListParagraph"/>
    <w:uiPriority w:val="34"/>
    <w:rsid w:val="003345FC"/>
  </w:style>
  <w:style w:type="paragraph" w:customStyle="1" w:styleId="PDDheading2">
    <w:name w:val="PDD heading 2"/>
    <w:basedOn w:val="Normal"/>
    <w:link w:val="PDDheading2Char"/>
    <w:qFormat/>
    <w:rsid w:val="00B02255"/>
    <w:pPr>
      <w:widowControl w:val="0"/>
      <w:suppressAutoHyphens/>
      <w:spacing w:after="0" w:line="240" w:lineRule="auto"/>
      <w:ind w:left="360"/>
    </w:pPr>
    <w:rPr>
      <w:rFonts w:ascii="Franklin Gothic Book" w:eastAsia="Times New Roman" w:hAnsi="Franklin Gothic Book" w:cs="Calibri"/>
      <w:b/>
      <w:kern w:val="22"/>
      <w:sz w:val="23"/>
      <w:szCs w:val="20"/>
      <w:lang w:val="en-US"/>
    </w:rPr>
  </w:style>
  <w:style w:type="character" w:customStyle="1" w:styleId="PDDheading2Char">
    <w:name w:val="PDD heading 2 Char"/>
    <w:basedOn w:val="DefaultParagraphFont"/>
    <w:link w:val="PDDheading2"/>
    <w:rsid w:val="00B02255"/>
    <w:rPr>
      <w:rFonts w:ascii="Franklin Gothic Book" w:eastAsia="Times New Roman" w:hAnsi="Franklin Gothic Book" w:cs="Calibri"/>
      <w:b/>
      <w:kern w:val="22"/>
      <w:sz w:val="23"/>
      <w:szCs w:val="20"/>
      <w:lang w:val="en-US"/>
    </w:rPr>
  </w:style>
  <w:style w:type="character" w:customStyle="1" w:styleId="normaltextrun">
    <w:name w:val="normaltextrun"/>
    <w:basedOn w:val="DefaultParagraphFont"/>
    <w:rsid w:val="0065759C"/>
  </w:style>
  <w:style w:type="character" w:customStyle="1" w:styleId="Heading1Char">
    <w:name w:val="Heading 1 Char"/>
    <w:basedOn w:val="DefaultParagraphFont"/>
    <w:link w:val="Heading1"/>
    <w:uiPriority w:val="9"/>
    <w:rsid w:val="00D574B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3918"/>
    <w:pPr>
      <w:outlineLvl w:val="9"/>
    </w:pPr>
    <w:rPr>
      <w:lang w:val="en-US"/>
    </w:rPr>
  </w:style>
  <w:style w:type="paragraph" w:styleId="TOC2">
    <w:name w:val="toc 2"/>
    <w:basedOn w:val="Normal"/>
    <w:next w:val="Normal"/>
    <w:autoRedefine/>
    <w:uiPriority w:val="39"/>
    <w:unhideWhenUsed/>
    <w:rsid w:val="007A3918"/>
    <w:pPr>
      <w:spacing w:after="100"/>
      <w:ind w:left="220"/>
    </w:pPr>
  </w:style>
  <w:style w:type="character" w:styleId="Hyperlink">
    <w:name w:val="Hyperlink"/>
    <w:basedOn w:val="DefaultParagraphFont"/>
    <w:uiPriority w:val="99"/>
    <w:unhideWhenUsed/>
    <w:rsid w:val="007A3918"/>
    <w:rPr>
      <w:color w:val="0563C1" w:themeColor="hyperlink"/>
      <w:u w:val="single"/>
    </w:rPr>
  </w:style>
  <w:style w:type="character" w:styleId="UnresolvedMention">
    <w:name w:val="Unresolved Mention"/>
    <w:basedOn w:val="DefaultParagraphFont"/>
    <w:uiPriority w:val="99"/>
    <w:semiHidden/>
    <w:unhideWhenUsed/>
    <w:rsid w:val="00114C84"/>
    <w:rPr>
      <w:color w:val="605E5C"/>
      <w:shd w:val="clear" w:color="auto" w:fill="E1DFDD"/>
    </w:rPr>
  </w:style>
  <w:style w:type="character" w:styleId="FollowedHyperlink">
    <w:name w:val="FollowedHyperlink"/>
    <w:basedOn w:val="DefaultParagraphFont"/>
    <w:uiPriority w:val="99"/>
    <w:semiHidden/>
    <w:unhideWhenUsed/>
    <w:rsid w:val="00E96757"/>
    <w:rPr>
      <w:color w:val="954F72" w:themeColor="followedHyperlink"/>
      <w:u w:val="single"/>
    </w:rPr>
  </w:style>
  <w:style w:type="paragraph" w:styleId="NormalWeb">
    <w:name w:val="Normal (Web)"/>
    <w:basedOn w:val="Normal"/>
    <w:uiPriority w:val="99"/>
    <w:semiHidden/>
    <w:unhideWhenUsed/>
    <w:rsid w:val="00135FC2"/>
    <w:pPr>
      <w:spacing w:before="100" w:beforeAutospacing="1" w:after="100" w:afterAutospacing="1" w:line="240" w:lineRule="auto"/>
    </w:pPr>
    <w:rPr>
      <w:rFonts w:ascii="Times New Roman" w:eastAsia="Times New Roman" w:hAnsi="Times New Roman" w:cs="Times New Roman"/>
      <w:sz w:val="24"/>
      <w:szCs w:val="24"/>
      <w:lang w:val="en-AE"/>
    </w:rPr>
  </w:style>
  <w:style w:type="paragraph" w:customStyle="1" w:styleId="paragraph">
    <w:name w:val="paragraph"/>
    <w:basedOn w:val="Normal"/>
    <w:rsid w:val="00EA74E3"/>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customStyle="1" w:styleId="eop">
    <w:name w:val="eop"/>
    <w:basedOn w:val="DefaultParagraphFont"/>
    <w:rsid w:val="00EA7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3992">
      <w:bodyDiv w:val="1"/>
      <w:marLeft w:val="0"/>
      <w:marRight w:val="0"/>
      <w:marTop w:val="0"/>
      <w:marBottom w:val="0"/>
      <w:divBdr>
        <w:top w:val="none" w:sz="0" w:space="0" w:color="auto"/>
        <w:left w:val="none" w:sz="0" w:space="0" w:color="auto"/>
        <w:bottom w:val="none" w:sz="0" w:space="0" w:color="auto"/>
        <w:right w:val="none" w:sz="0" w:space="0" w:color="auto"/>
      </w:divBdr>
    </w:div>
    <w:div w:id="52432816">
      <w:bodyDiv w:val="1"/>
      <w:marLeft w:val="0"/>
      <w:marRight w:val="0"/>
      <w:marTop w:val="0"/>
      <w:marBottom w:val="0"/>
      <w:divBdr>
        <w:top w:val="none" w:sz="0" w:space="0" w:color="auto"/>
        <w:left w:val="none" w:sz="0" w:space="0" w:color="auto"/>
        <w:bottom w:val="none" w:sz="0" w:space="0" w:color="auto"/>
        <w:right w:val="none" w:sz="0" w:space="0" w:color="auto"/>
      </w:divBdr>
      <w:divsChild>
        <w:div w:id="122773104">
          <w:marLeft w:val="0"/>
          <w:marRight w:val="0"/>
          <w:marTop w:val="0"/>
          <w:marBottom w:val="0"/>
          <w:divBdr>
            <w:top w:val="none" w:sz="0" w:space="0" w:color="auto"/>
            <w:left w:val="none" w:sz="0" w:space="0" w:color="auto"/>
            <w:bottom w:val="none" w:sz="0" w:space="0" w:color="auto"/>
            <w:right w:val="none" w:sz="0" w:space="0" w:color="auto"/>
          </w:divBdr>
          <w:divsChild>
            <w:div w:id="1703631458">
              <w:marLeft w:val="0"/>
              <w:marRight w:val="0"/>
              <w:marTop w:val="0"/>
              <w:marBottom w:val="0"/>
              <w:divBdr>
                <w:top w:val="none" w:sz="0" w:space="0" w:color="auto"/>
                <w:left w:val="none" w:sz="0" w:space="0" w:color="auto"/>
                <w:bottom w:val="none" w:sz="0" w:space="0" w:color="auto"/>
                <w:right w:val="none" w:sz="0" w:space="0" w:color="auto"/>
              </w:divBdr>
              <w:divsChild>
                <w:div w:id="20117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95958">
      <w:bodyDiv w:val="1"/>
      <w:marLeft w:val="0"/>
      <w:marRight w:val="0"/>
      <w:marTop w:val="0"/>
      <w:marBottom w:val="0"/>
      <w:divBdr>
        <w:top w:val="none" w:sz="0" w:space="0" w:color="auto"/>
        <w:left w:val="none" w:sz="0" w:space="0" w:color="auto"/>
        <w:bottom w:val="none" w:sz="0" w:space="0" w:color="auto"/>
        <w:right w:val="none" w:sz="0" w:space="0" w:color="auto"/>
      </w:divBdr>
    </w:div>
    <w:div w:id="666441864">
      <w:bodyDiv w:val="1"/>
      <w:marLeft w:val="0"/>
      <w:marRight w:val="0"/>
      <w:marTop w:val="0"/>
      <w:marBottom w:val="0"/>
      <w:divBdr>
        <w:top w:val="none" w:sz="0" w:space="0" w:color="auto"/>
        <w:left w:val="none" w:sz="0" w:space="0" w:color="auto"/>
        <w:bottom w:val="none" w:sz="0" w:space="0" w:color="auto"/>
        <w:right w:val="none" w:sz="0" w:space="0" w:color="auto"/>
      </w:divBdr>
    </w:div>
    <w:div w:id="785926350">
      <w:bodyDiv w:val="1"/>
      <w:marLeft w:val="0"/>
      <w:marRight w:val="0"/>
      <w:marTop w:val="0"/>
      <w:marBottom w:val="0"/>
      <w:divBdr>
        <w:top w:val="none" w:sz="0" w:space="0" w:color="auto"/>
        <w:left w:val="none" w:sz="0" w:space="0" w:color="auto"/>
        <w:bottom w:val="none" w:sz="0" w:space="0" w:color="auto"/>
        <w:right w:val="none" w:sz="0" w:space="0" w:color="auto"/>
      </w:divBdr>
    </w:div>
    <w:div w:id="1053505692">
      <w:bodyDiv w:val="1"/>
      <w:marLeft w:val="0"/>
      <w:marRight w:val="0"/>
      <w:marTop w:val="0"/>
      <w:marBottom w:val="0"/>
      <w:divBdr>
        <w:top w:val="none" w:sz="0" w:space="0" w:color="auto"/>
        <w:left w:val="none" w:sz="0" w:space="0" w:color="auto"/>
        <w:bottom w:val="none" w:sz="0" w:space="0" w:color="auto"/>
        <w:right w:val="none" w:sz="0" w:space="0" w:color="auto"/>
      </w:divBdr>
      <w:divsChild>
        <w:div w:id="886335300">
          <w:marLeft w:val="0"/>
          <w:marRight w:val="0"/>
          <w:marTop w:val="0"/>
          <w:marBottom w:val="0"/>
          <w:divBdr>
            <w:top w:val="single" w:sz="2" w:space="0" w:color="D9D9E3"/>
            <w:left w:val="single" w:sz="2" w:space="0" w:color="D9D9E3"/>
            <w:bottom w:val="single" w:sz="2" w:space="0" w:color="D9D9E3"/>
            <w:right w:val="single" w:sz="2" w:space="0" w:color="D9D9E3"/>
          </w:divBdr>
          <w:divsChild>
            <w:div w:id="142938254">
              <w:marLeft w:val="0"/>
              <w:marRight w:val="0"/>
              <w:marTop w:val="0"/>
              <w:marBottom w:val="0"/>
              <w:divBdr>
                <w:top w:val="single" w:sz="2" w:space="0" w:color="D9D9E3"/>
                <w:left w:val="single" w:sz="2" w:space="0" w:color="D9D9E3"/>
                <w:bottom w:val="single" w:sz="2" w:space="0" w:color="D9D9E3"/>
                <w:right w:val="single" w:sz="2" w:space="0" w:color="D9D9E3"/>
              </w:divBdr>
              <w:divsChild>
                <w:div w:id="1595745416">
                  <w:marLeft w:val="0"/>
                  <w:marRight w:val="0"/>
                  <w:marTop w:val="0"/>
                  <w:marBottom w:val="0"/>
                  <w:divBdr>
                    <w:top w:val="single" w:sz="2" w:space="0" w:color="D9D9E3"/>
                    <w:left w:val="single" w:sz="2" w:space="0" w:color="D9D9E3"/>
                    <w:bottom w:val="single" w:sz="2" w:space="0" w:color="D9D9E3"/>
                    <w:right w:val="single" w:sz="2" w:space="0" w:color="D9D9E3"/>
                  </w:divBdr>
                  <w:divsChild>
                    <w:div w:id="1770662837">
                      <w:marLeft w:val="0"/>
                      <w:marRight w:val="0"/>
                      <w:marTop w:val="0"/>
                      <w:marBottom w:val="0"/>
                      <w:divBdr>
                        <w:top w:val="single" w:sz="2" w:space="0" w:color="D9D9E3"/>
                        <w:left w:val="single" w:sz="2" w:space="0" w:color="D9D9E3"/>
                        <w:bottom w:val="single" w:sz="2" w:space="0" w:color="D9D9E3"/>
                        <w:right w:val="single" w:sz="2" w:space="0" w:color="D9D9E3"/>
                      </w:divBdr>
                      <w:divsChild>
                        <w:div w:id="1189641284">
                          <w:marLeft w:val="0"/>
                          <w:marRight w:val="0"/>
                          <w:marTop w:val="0"/>
                          <w:marBottom w:val="0"/>
                          <w:divBdr>
                            <w:top w:val="single" w:sz="2" w:space="0" w:color="auto"/>
                            <w:left w:val="single" w:sz="2" w:space="0" w:color="auto"/>
                            <w:bottom w:val="single" w:sz="6" w:space="0" w:color="auto"/>
                            <w:right w:val="single" w:sz="2" w:space="0" w:color="auto"/>
                          </w:divBdr>
                          <w:divsChild>
                            <w:div w:id="1894732090">
                              <w:marLeft w:val="0"/>
                              <w:marRight w:val="0"/>
                              <w:marTop w:val="100"/>
                              <w:marBottom w:val="100"/>
                              <w:divBdr>
                                <w:top w:val="single" w:sz="2" w:space="0" w:color="D9D9E3"/>
                                <w:left w:val="single" w:sz="2" w:space="0" w:color="D9D9E3"/>
                                <w:bottom w:val="single" w:sz="2" w:space="0" w:color="D9D9E3"/>
                                <w:right w:val="single" w:sz="2" w:space="0" w:color="D9D9E3"/>
                              </w:divBdr>
                              <w:divsChild>
                                <w:div w:id="811092650">
                                  <w:marLeft w:val="0"/>
                                  <w:marRight w:val="0"/>
                                  <w:marTop w:val="0"/>
                                  <w:marBottom w:val="0"/>
                                  <w:divBdr>
                                    <w:top w:val="single" w:sz="2" w:space="0" w:color="D9D9E3"/>
                                    <w:left w:val="single" w:sz="2" w:space="0" w:color="D9D9E3"/>
                                    <w:bottom w:val="single" w:sz="2" w:space="0" w:color="D9D9E3"/>
                                    <w:right w:val="single" w:sz="2" w:space="0" w:color="D9D9E3"/>
                                  </w:divBdr>
                                  <w:divsChild>
                                    <w:div w:id="450634352">
                                      <w:marLeft w:val="0"/>
                                      <w:marRight w:val="0"/>
                                      <w:marTop w:val="0"/>
                                      <w:marBottom w:val="0"/>
                                      <w:divBdr>
                                        <w:top w:val="single" w:sz="2" w:space="0" w:color="D9D9E3"/>
                                        <w:left w:val="single" w:sz="2" w:space="0" w:color="D9D9E3"/>
                                        <w:bottom w:val="single" w:sz="2" w:space="0" w:color="D9D9E3"/>
                                        <w:right w:val="single" w:sz="2" w:space="0" w:color="D9D9E3"/>
                                      </w:divBdr>
                                      <w:divsChild>
                                        <w:div w:id="2109497438">
                                          <w:marLeft w:val="0"/>
                                          <w:marRight w:val="0"/>
                                          <w:marTop w:val="0"/>
                                          <w:marBottom w:val="0"/>
                                          <w:divBdr>
                                            <w:top w:val="single" w:sz="2" w:space="0" w:color="D9D9E3"/>
                                            <w:left w:val="single" w:sz="2" w:space="0" w:color="D9D9E3"/>
                                            <w:bottom w:val="single" w:sz="2" w:space="0" w:color="D9D9E3"/>
                                            <w:right w:val="single" w:sz="2" w:space="0" w:color="D9D9E3"/>
                                          </w:divBdr>
                                          <w:divsChild>
                                            <w:div w:id="1259485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9561721">
          <w:marLeft w:val="0"/>
          <w:marRight w:val="0"/>
          <w:marTop w:val="0"/>
          <w:marBottom w:val="0"/>
          <w:divBdr>
            <w:top w:val="none" w:sz="0" w:space="0" w:color="auto"/>
            <w:left w:val="none" w:sz="0" w:space="0" w:color="auto"/>
            <w:bottom w:val="none" w:sz="0" w:space="0" w:color="auto"/>
            <w:right w:val="none" w:sz="0" w:space="0" w:color="auto"/>
          </w:divBdr>
        </w:div>
      </w:divsChild>
    </w:div>
    <w:div w:id="1429346221">
      <w:bodyDiv w:val="1"/>
      <w:marLeft w:val="0"/>
      <w:marRight w:val="0"/>
      <w:marTop w:val="0"/>
      <w:marBottom w:val="0"/>
      <w:divBdr>
        <w:top w:val="none" w:sz="0" w:space="0" w:color="auto"/>
        <w:left w:val="none" w:sz="0" w:space="0" w:color="auto"/>
        <w:bottom w:val="none" w:sz="0" w:space="0" w:color="auto"/>
        <w:right w:val="none" w:sz="0" w:space="0" w:color="auto"/>
      </w:divBdr>
    </w:div>
    <w:div w:id="1726754698">
      <w:bodyDiv w:val="1"/>
      <w:marLeft w:val="0"/>
      <w:marRight w:val="0"/>
      <w:marTop w:val="0"/>
      <w:marBottom w:val="0"/>
      <w:divBdr>
        <w:top w:val="none" w:sz="0" w:space="0" w:color="auto"/>
        <w:left w:val="none" w:sz="0" w:space="0" w:color="auto"/>
        <w:bottom w:val="none" w:sz="0" w:space="0" w:color="auto"/>
        <w:right w:val="none" w:sz="0" w:space="0" w:color="auto"/>
      </w:divBdr>
      <w:divsChild>
        <w:div w:id="1830057340">
          <w:marLeft w:val="0"/>
          <w:marRight w:val="0"/>
          <w:marTop w:val="0"/>
          <w:marBottom w:val="0"/>
          <w:divBdr>
            <w:top w:val="none" w:sz="0" w:space="0" w:color="auto"/>
            <w:left w:val="none" w:sz="0" w:space="0" w:color="auto"/>
            <w:bottom w:val="none" w:sz="0" w:space="0" w:color="auto"/>
            <w:right w:val="none" w:sz="0" w:space="0" w:color="auto"/>
          </w:divBdr>
        </w:div>
        <w:div w:id="1082025103">
          <w:marLeft w:val="0"/>
          <w:marRight w:val="0"/>
          <w:marTop w:val="0"/>
          <w:marBottom w:val="0"/>
          <w:divBdr>
            <w:top w:val="none" w:sz="0" w:space="0" w:color="auto"/>
            <w:left w:val="none" w:sz="0" w:space="0" w:color="auto"/>
            <w:bottom w:val="none" w:sz="0" w:space="0" w:color="auto"/>
            <w:right w:val="none" w:sz="0" w:space="0" w:color="auto"/>
          </w:divBdr>
        </w:div>
        <w:div w:id="1513841735">
          <w:marLeft w:val="0"/>
          <w:marRight w:val="0"/>
          <w:marTop w:val="0"/>
          <w:marBottom w:val="0"/>
          <w:divBdr>
            <w:top w:val="none" w:sz="0" w:space="0" w:color="auto"/>
            <w:left w:val="none" w:sz="0" w:space="0" w:color="auto"/>
            <w:bottom w:val="none" w:sz="0" w:space="0" w:color="auto"/>
            <w:right w:val="none" w:sz="0" w:space="0" w:color="auto"/>
          </w:divBdr>
        </w:div>
        <w:div w:id="218631300">
          <w:marLeft w:val="0"/>
          <w:marRight w:val="0"/>
          <w:marTop w:val="0"/>
          <w:marBottom w:val="0"/>
          <w:divBdr>
            <w:top w:val="none" w:sz="0" w:space="0" w:color="auto"/>
            <w:left w:val="none" w:sz="0" w:space="0" w:color="auto"/>
            <w:bottom w:val="none" w:sz="0" w:space="0" w:color="auto"/>
            <w:right w:val="none" w:sz="0" w:space="0" w:color="auto"/>
          </w:divBdr>
        </w:div>
        <w:div w:id="908230222">
          <w:marLeft w:val="0"/>
          <w:marRight w:val="0"/>
          <w:marTop w:val="0"/>
          <w:marBottom w:val="0"/>
          <w:divBdr>
            <w:top w:val="none" w:sz="0" w:space="0" w:color="auto"/>
            <w:left w:val="none" w:sz="0" w:space="0" w:color="auto"/>
            <w:bottom w:val="none" w:sz="0" w:space="0" w:color="auto"/>
            <w:right w:val="none" w:sz="0" w:space="0" w:color="auto"/>
          </w:divBdr>
        </w:div>
        <w:div w:id="422341718">
          <w:marLeft w:val="0"/>
          <w:marRight w:val="0"/>
          <w:marTop w:val="0"/>
          <w:marBottom w:val="0"/>
          <w:divBdr>
            <w:top w:val="none" w:sz="0" w:space="0" w:color="auto"/>
            <w:left w:val="none" w:sz="0" w:space="0" w:color="auto"/>
            <w:bottom w:val="none" w:sz="0" w:space="0" w:color="auto"/>
            <w:right w:val="none" w:sz="0" w:space="0" w:color="auto"/>
          </w:divBdr>
        </w:div>
        <w:div w:id="1426225204">
          <w:marLeft w:val="0"/>
          <w:marRight w:val="0"/>
          <w:marTop w:val="0"/>
          <w:marBottom w:val="0"/>
          <w:divBdr>
            <w:top w:val="none" w:sz="0" w:space="0" w:color="auto"/>
            <w:left w:val="none" w:sz="0" w:space="0" w:color="auto"/>
            <w:bottom w:val="none" w:sz="0" w:space="0" w:color="auto"/>
            <w:right w:val="none" w:sz="0" w:space="0" w:color="auto"/>
          </w:divBdr>
        </w:div>
        <w:div w:id="301885371">
          <w:marLeft w:val="0"/>
          <w:marRight w:val="0"/>
          <w:marTop w:val="0"/>
          <w:marBottom w:val="0"/>
          <w:divBdr>
            <w:top w:val="none" w:sz="0" w:space="0" w:color="auto"/>
            <w:left w:val="none" w:sz="0" w:space="0" w:color="auto"/>
            <w:bottom w:val="none" w:sz="0" w:space="0" w:color="auto"/>
            <w:right w:val="none" w:sz="0" w:space="0" w:color="auto"/>
          </w:divBdr>
        </w:div>
        <w:div w:id="208346464">
          <w:marLeft w:val="0"/>
          <w:marRight w:val="0"/>
          <w:marTop w:val="0"/>
          <w:marBottom w:val="0"/>
          <w:divBdr>
            <w:top w:val="none" w:sz="0" w:space="0" w:color="auto"/>
            <w:left w:val="none" w:sz="0" w:space="0" w:color="auto"/>
            <w:bottom w:val="none" w:sz="0" w:space="0" w:color="auto"/>
            <w:right w:val="none" w:sz="0" w:space="0" w:color="auto"/>
          </w:divBdr>
        </w:div>
        <w:div w:id="5057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ti-project.org/en/reports/country-report/SEN" TargetMode="External"/><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hyperlink" Target="https://nap.nationalacademies.org/read/4900/chapter/4" TargetMode="External"/><Relationship Id="rId17" Type="http://schemas.openxmlformats.org/officeDocument/2006/relationships/image" Target="media/image5.emf"/><Relationship Id="rId25" Type="http://schemas.openxmlformats.org/officeDocument/2006/relationships/image" Target="media/image12.jp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10.jp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9.jp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6c3fb47-dc1b-4ccc-a559-396249a49c8a">
      <Terms xmlns="http://schemas.microsoft.com/office/infopath/2007/PartnerControls"/>
    </lcf76f155ced4ddcb4097134ff3c332f>
    <TaxCatchAll xmlns="5b39c0ae-c889-46cb-896e-4bc11e30711c"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5AAB4D25901B4CA76E7EB0C00612E4" ma:contentTypeVersion="19" ma:contentTypeDescription="Create a new document." ma:contentTypeScope="" ma:versionID="5c7a2df7451dfd57df6f4b3b488ae83b">
  <xsd:schema xmlns:xsd="http://www.w3.org/2001/XMLSchema" xmlns:xs="http://www.w3.org/2001/XMLSchema" xmlns:p="http://schemas.microsoft.com/office/2006/metadata/properties" xmlns:ns1="http://schemas.microsoft.com/sharepoint/v3" xmlns:ns2="56c3fb47-dc1b-4ccc-a559-396249a49c8a" xmlns:ns3="5b39c0ae-c889-46cb-896e-4bc11e30711c" targetNamespace="http://schemas.microsoft.com/office/2006/metadata/properties" ma:root="true" ma:fieldsID="41b9a4d0665a0cc28aec19b1892d35f7" ns1:_="" ns2:_="" ns3:_="">
    <xsd:import namespace="http://schemas.microsoft.com/sharepoint/v3"/>
    <xsd:import namespace="56c3fb47-dc1b-4ccc-a559-396249a49c8a"/>
    <xsd:import namespace="5b39c0ae-c889-46cb-896e-4bc11e30711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c3fb47-dc1b-4ccc-a559-396249a49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03c4af3-d430-4f28-9747-46973365dcb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39c0ae-c889-46cb-896e-4bc11e30711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c26532-26dd-4cf3-b1ca-22f19bc0f41d}" ma:internalName="TaxCatchAll" ma:showField="CatchAllData" ma:web="5b39c0ae-c889-46cb-896e-4bc11e307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7D280C-902C-4933-8102-881470BBB7AB}">
  <ds:schemaRefs>
    <ds:schemaRef ds:uri="http://schemas.microsoft.com/sharepoint/v3/contenttype/forms"/>
  </ds:schemaRefs>
</ds:datastoreItem>
</file>

<file path=customXml/itemProps2.xml><?xml version="1.0" encoding="utf-8"?>
<ds:datastoreItem xmlns:ds="http://schemas.openxmlformats.org/officeDocument/2006/customXml" ds:itemID="{0E6CA9D6-B77F-45A3-B96B-BC28A4043EF3}">
  <ds:schemaRefs>
    <ds:schemaRef ds:uri="http://schemas.microsoft.com/office/2006/metadata/properties"/>
    <ds:schemaRef ds:uri="http://schemas.microsoft.com/office/infopath/2007/PartnerControls"/>
    <ds:schemaRef ds:uri="56c3fb47-dc1b-4ccc-a559-396249a49c8a"/>
    <ds:schemaRef ds:uri="5b39c0ae-c889-46cb-896e-4bc11e30711c"/>
    <ds:schemaRef ds:uri="http://schemas.microsoft.com/sharepoint/v3"/>
  </ds:schemaRefs>
</ds:datastoreItem>
</file>

<file path=customXml/itemProps3.xml><?xml version="1.0" encoding="utf-8"?>
<ds:datastoreItem xmlns:ds="http://schemas.openxmlformats.org/officeDocument/2006/customXml" ds:itemID="{ABECD0D6-4205-42DC-8098-3FDC00019F82}">
  <ds:schemaRefs>
    <ds:schemaRef ds:uri="http://schemas.openxmlformats.org/officeDocument/2006/bibliography"/>
  </ds:schemaRefs>
</ds:datastoreItem>
</file>

<file path=customXml/itemProps4.xml><?xml version="1.0" encoding="utf-8"?>
<ds:datastoreItem xmlns:ds="http://schemas.openxmlformats.org/officeDocument/2006/customXml" ds:itemID="{B94CACED-ABF8-4C6B-BB07-34497A870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c3fb47-dc1b-4ccc-a559-396249a49c8a"/>
    <ds:schemaRef ds:uri="5b39c0ae-c889-46cb-896e-4bc11e3071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4174</Words>
  <Characters>23793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Rabobank</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Wilbrink, JL (Jacklyn)</dc:creator>
  <cp:keywords/>
  <dc:description/>
  <cp:lastModifiedBy>Sencer Karasu</cp:lastModifiedBy>
  <cp:revision>51</cp:revision>
  <dcterms:created xsi:type="dcterms:W3CDTF">2023-05-08T07:21:00Z</dcterms:created>
  <dcterms:modified xsi:type="dcterms:W3CDTF">2023-05-16T09:36:00Z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0x010100115AAB4D25901B4CA76E7EB0C00612E4</vt:lpwstr>
  </property>
  <property fmtid="{D5CDD505-2E9C-101B-9397-08002B2CF9AE}" pid="3" name="MediaServiceImageTags">
    <vt:lpwstr/>
  </property>
</Properties>
</file>